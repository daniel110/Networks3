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r>
        <w:rPr>
          <w:lang w:bidi="he-IL"/>
        </w:rPr>
        <w:t>i</w:t>
      </w:r>
      <w:proofErr w:type="spell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r w:rsidRPr="00395082">
        <w:rPr>
          <w:b/>
          <w:bCs/>
          <w:szCs w:val="22"/>
          <w:lang w:bidi="he-IL"/>
        </w:rPr>
        <w:t>x</w:t>
      </w:r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port </w:t>
      </w:r>
      <w:r>
        <w:rPr>
          <w:rFonts w:hint="cs"/>
          <w:szCs w:val="22"/>
          <w:rtl/>
          <w:lang w:bidi="he-IL"/>
        </w:rPr>
        <w:t xml:space="preserve"> שלו,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1CF8C6DD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F1BE57" w14:textId="1181F74F" w:rsidR="005E204D" w:rsidRDefault="005E204D" w:rsidP="005E204D">
      <w:pPr>
        <w:bidi/>
        <w:rPr>
          <w:rtl/>
          <w:lang w:bidi="he-IL"/>
        </w:rPr>
      </w:pPr>
    </w:p>
    <w:p w14:paraId="41F94972" w14:textId="686A5F7E" w:rsidR="009F166A" w:rsidRPr="0060771E" w:rsidRDefault="009F166A" w:rsidP="009F166A">
      <w:pPr>
        <w:bidi/>
        <w:rPr>
          <w:szCs w:val="22"/>
          <w:rtl/>
          <w:lang w:bidi="he-IL"/>
          <w:rPrChange w:id="0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1" w:author="user" w:date="2016-12-27T19:03:00Z">
            <w:rPr>
              <w:rFonts w:hint="eastAsia"/>
              <w:rtl/>
              <w:lang w:bidi="he-IL"/>
            </w:rPr>
          </w:rPrChange>
        </w:rPr>
        <w:t>נראה</w:t>
      </w:r>
      <w:r w:rsidRPr="0060771E">
        <w:rPr>
          <w:szCs w:val="22"/>
          <w:rtl/>
          <w:lang w:bidi="he-IL"/>
          <w:rPrChange w:id="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" w:author="user" w:date="2016-12-27T19:03:00Z">
            <w:rPr>
              <w:rFonts w:hint="eastAsia"/>
              <w:rtl/>
              <w:lang w:bidi="he-IL"/>
            </w:rPr>
          </w:rPrChange>
        </w:rPr>
        <w:t>על</w:t>
      </w:r>
      <w:r w:rsidRPr="0060771E">
        <w:rPr>
          <w:szCs w:val="22"/>
          <w:rtl/>
          <w:lang w:bidi="he-IL"/>
          <w:rPrChange w:id="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" w:author="user" w:date="2016-12-27T19:03:00Z">
            <w:rPr>
              <w:rFonts w:hint="eastAsia"/>
              <w:rtl/>
              <w:lang w:bidi="he-IL"/>
            </w:rPr>
          </w:rPrChange>
        </w:rPr>
        <w:t>דרך</w:t>
      </w:r>
      <w:r w:rsidRPr="0060771E">
        <w:rPr>
          <w:szCs w:val="22"/>
          <w:rtl/>
          <w:lang w:bidi="he-IL"/>
          <w:rPrChange w:id="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7" w:author="user" w:date="2016-12-27T19:03:00Z">
            <w:rPr>
              <w:rFonts w:hint="eastAsia"/>
              <w:rtl/>
              <w:lang w:bidi="he-IL"/>
            </w:rPr>
          </w:rPrChange>
        </w:rPr>
        <w:t>השלילה</w:t>
      </w:r>
      <w:r w:rsidRPr="0060771E">
        <w:rPr>
          <w:szCs w:val="22"/>
          <w:rtl/>
          <w:lang w:bidi="he-IL"/>
          <w:rPrChange w:id="8" w:author="user" w:date="2016-12-27T19:03:00Z">
            <w:rPr>
              <w:rtl/>
              <w:lang w:bidi="he-IL"/>
            </w:rPr>
          </w:rPrChange>
        </w:rPr>
        <w:t xml:space="preserve">: </w:t>
      </w:r>
      <w:r w:rsidRPr="0060771E">
        <w:rPr>
          <w:rFonts w:hint="eastAsia"/>
          <w:szCs w:val="22"/>
          <w:rtl/>
          <w:lang w:bidi="he-IL"/>
          <w:rPrChange w:id="9" w:author="user" w:date="2016-12-27T19:03:00Z">
            <w:rPr>
              <w:rFonts w:hint="eastAsia"/>
              <w:rtl/>
              <w:lang w:bidi="he-IL"/>
            </w:rPr>
          </w:rPrChange>
        </w:rPr>
        <w:t>נניח</w:t>
      </w:r>
      <w:r w:rsidRPr="0060771E">
        <w:rPr>
          <w:szCs w:val="22"/>
          <w:rtl/>
          <w:lang w:bidi="he-IL"/>
          <w:rPrChange w:id="10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11" w:author="user" w:date="2016-12-27T19:03:00Z">
            <w:rPr>
              <w:rFonts w:hint="eastAsia"/>
              <w:rtl/>
              <w:lang w:bidi="he-IL"/>
            </w:rPr>
          </w:rPrChange>
        </w:rPr>
        <w:t>כי</w:t>
      </w:r>
      <w:r w:rsidRPr="0060771E">
        <w:rPr>
          <w:szCs w:val="22"/>
          <w:rtl/>
          <w:lang w:bidi="he-IL"/>
          <w:rPrChange w:id="1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13" w:author="user" w:date="2016-12-27T19:03:00Z">
            <w:rPr>
              <w:rFonts w:hint="eastAsia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14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15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16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17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8" w:author="user" w:date="2016-12-27T19:03:00Z">
            <w:rPr>
              <w:rtl/>
              <w:lang w:bidi="he-IL"/>
            </w:rPr>
          </w:rPrChange>
        </w:rPr>
        <w:t xml:space="preserve"> וננסה להראות ש- </w:t>
      </w:r>
      <w:r w:rsidRPr="0060771E">
        <w:rPr>
          <w:szCs w:val="22"/>
          <w:lang w:bidi="he-IL"/>
          <w:rPrChange w:id="19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0" w:author="user" w:date="2016-12-27T19:03:00Z">
            <w:rPr>
              <w:rtl/>
              <w:lang w:bidi="he-IL"/>
            </w:rPr>
          </w:rPrChange>
        </w:rPr>
        <w:t xml:space="preserve"> אינו </w:t>
      </w:r>
      <w:r w:rsidRPr="0060771E">
        <w:rPr>
          <w:szCs w:val="22"/>
          <w:lang w:bidi="he-IL"/>
          <w:rPrChange w:id="21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2" w:author="user" w:date="2016-12-27T19:03:00Z">
            <w:rPr>
              <w:rtl/>
              <w:lang w:bidi="he-IL"/>
            </w:rPr>
          </w:rPrChange>
        </w:rPr>
        <w:t>.</w:t>
      </w:r>
    </w:p>
    <w:p w14:paraId="0EDC20F9" w14:textId="1EA76081" w:rsidR="009F166A" w:rsidRPr="0060771E" w:rsidRDefault="009F166A" w:rsidP="009F166A">
      <w:pPr>
        <w:bidi/>
        <w:rPr>
          <w:szCs w:val="22"/>
          <w:rtl/>
          <w:lang w:bidi="he-IL"/>
          <w:rPrChange w:id="23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24" w:author="user" w:date="2016-12-27T19:03:00Z">
            <w:rPr>
              <w:rFonts w:hint="eastAsia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25" w:author="user" w:date="2016-12-27T19:03:00Z">
            <w:rPr>
              <w:rtl/>
              <w:lang w:bidi="he-IL"/>
            </w:rPr>
          </w:rPrChange>
        </w:rPr>
        <w:t xml:space="preserve"> יודעים שהפרוטוקול התכנס ולכן כל הצמתים מחוברים בעץ פורש. בפרט, קיים </w:t>
      </w:r>
      <w:r w:rsidRPr="0060771E">
        <w:rPr>
          <w:szCs w:val="22"/>
          <w:lang w:bidi="he-IL"/>
          <w:rPrChange w:id="26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7" w:author="user" w:date="2016-12-27T19:03:00Z">
            <w:rPr>
              <w:rtl/>
              <w:lang w:bidi="he-IL"/>
            </w:rPr>
          </w:rPrChange>
        </w:rPr>
        <w:t xml:space="preserve"> וקיים מסלול ממנו אל </w:t>
      </w:r>
      <w:r w:rsidRPr="0060771E">
        <w:rPr>
          <w:szCs w:val="22"/>
          <w:lang w:bidi="he-IL"/>
          <w:rPrChange w:id="28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9" w:author="user" w:date="2016-12-27T19:03:00Z">
            <w:rPr>
              <w:rtl/>
              <w:lang w:bidi="he-IL"/>
            </w:rPr>
          </w:rPrChange>
        </w:rPr>
        <w:t xml:space="preserve">. </w:t>
      </w:r>
      <w:r w:rsidRPr="0060771E">
        <w:rPr>
          <w:rFonts w:hint="eastAsia"/>
          <w:szCs w:val="22"/>
          <w:rtl/>
          <w:lang w:bidi="he-IL"/>
          <w:rPrChange w:id="30" w:author="user" w:date="2016-12-27T19:03:00Z">
            <w:rPr>
              <w:rFonts w:hint="eastAsia"/>
              <w:rtl/>
              <w:lang w:bidi="he-IL"/>
            </w:rPr>
          </w:rPrChange>
        </w:rPr>
        <w:t>לכן</w:t>
      </w:r>
      <w:r w:rsidRPr="0060771E">
        <w:rPr>
          <w:szCs w:val="22"/>
          <w:rtl/>
          <w:lang w:bidi="he-IL"/>
          <w:rPrChange w:id="31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eastAsia"/>
          <w:szCs w:val="22"/>
          <w:rtl/>
          <w:lang w:bidi="he-IL"/>
          <w:rPrChange w:id="32" w:author="user" w:date="2016-12-27T19:03:00Z">
            <w:rPr>
              <w:rFonts w:hint="eastAsia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3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4" w:author="user" w:date="2016-12-27T19:03:00Z">
            <w:rPr>
              <w:rFonts w:hint="eastAsia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3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6" w:author="user" w:date="2016-12-27T19:03:00Z">
            <w:rPr>
              <w:rFonts w:hint="eastAsia"/>
              <w:rtl/>
              <w:lang w:bidi="he-IL"/>
            </w:rPr>
          </w:rPrChange>
        </w:rPr>
        <w:t>ישלחו</w:t>
      </w:r>
      <w:r w:rsidRPr="0060771E">
        <w:rPr>
          <w:szCs w:val="22"/>
          <w:rtl/>
          <w:lang w:bidi="he-IL"/>
          <w:rPrChange w:id="3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38" w:author="user" w:date="2016-12-27T19:03:00Z">
            <w:rPr>
              <w:rFonts w:hint="eastAsia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3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0" w:author="user" w:date="2016-12-27T19:03:00Z">
            <w:rPr>
              <w:rFonts w:hint="eastAsia"/>
              <w:rtl/>
              <w:lang w:bidi="he-IL"/>
            </w:rPr>
          </w:rPrChange>
        </w:rPr>
        <w:t>באיזשהו</w:t>
      </w:r>
      <w:r w:rsidRPr="0060771E">
        <w:rPr>
          <w:szCs w:val="22"/>
          <w:rtl/>
          <w:lang w:bidi="he-IL"/>
          <w:rPrChange w:id="4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2" w:author="user" w:date="2016-12-27T19:03:00Z">
            <w:rPr>
              <w:rFonts w:hint="eastAsia"/>
              <w:rtl/>
              <w:lang w:bidi="he-IL"/>
            </w:rPr>
          </w:rPrChange>
        </w:rPr>
        <w:t>שלב</w:t>
      </w:r>
      <w:r w:rsidRPr="0060771E">
        <w:rPr>
          <w:szCs w:val="22"/>
          <w:rtl/>
          <w:lang w:bidi="he-IL"/>
          <w:rPrChange w:id="4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4" w:author="user" w:date="2016-12-27T19:03:00Z">
            <w:rPr>
              <w:rFonts w:hint="eastAsia"/>
              <w:rtl/>
              <w:lang w:bidi="he-IL"/>
            </w:rPr>
          </w:rPrChange>
        </w:rPr>
        <w:t>הודעה</w:t>
      </w:r>
      <w:r w:rsidRPr="0060771E">
        <w:rPr>
          <w:szCs w:val="22"/>
          <w:rtl/>
          <w:lang w:bidi="he-IL"/>
          <w:rPrChange w:id="4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6" w:author="user" w:date="2016-12-27T19:03:00Z">
            <w:rPr>
              <w:rFonts w:hint="eastAsia"/>
              <w:rtl/>
              <w:lang w:bidi="he-IL"/>
            </w:rPr>
          </w:rPrChange>
        </w:rPr>
        <w:t>עם</w:t>
      </w:r>
      <w:r w:rsidRPr="0060771E">
        <w:rPr>
          <w:szCs w:val="22"/>
          <w:rtl/>
          <w:lang w:bidi="he-IL"/>
          <w:rPrChange w:id="4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48" w:author="user" w:date="2016-12-27T19:03:00Z">
            <w:rPr>
              <w:rFonts w:hint="eastAsia"/>
              <w:rtl/>
              <w:lang w:bidi="he-IL"/>
            </w:rPr>
          </w:rPrChange>
        </w:rPr>
        <w:t>המרחק</w:t>
      </w:r>
      <w:r w:rsidRPr="0060771E">
        <w:rPr>
          <w:szCs w:val="22"/>
          <w:rtl/>
          <w:lang w:bidi="he-IL"/>
          <w:rPrChange w:id="4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0" w:author="user" w:date="2016-12-27T19:03:00Z">
            <w:rPr>
              <w:rFonts w:hint="eastAsia"/>
              <w:rtl/>
              <w:lang w:bidi="he-IL"/>
            </w:rPr>
          </w:rPrChange>
        </w:rPr>
        <w:t>שלהם</w:t>
      </w:r>
      <w:r w:rsidRPr="0060771E">
        <w:rPr>
          <w:szCs w:val="22"/>
          <w:rtl/>
          <w:lang w:bidi="he-IL"/>
          <w:rPrChange w:id="5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52" w:author="user" w:date="2016-12-27T19:03:00Z">
            <w:rPr>
              <w:rFonts w:hint="eastAsia"/>
              <w:rtl/>
              <w:lang w:bidi="he-IL"/>
            </w:rPr>
          </w:rPrChange>
        </w:rPr>
        <w:t>מה</w:t>
      </w:r>
      <w:r w:rsidRPr="0060771E">
        <w:rPr>
          <w:szCs w:val="22"/>
          <w:rtl/>
          <w:lang w:bidi="he-IL"/>
          <w:rPrChange w:id="53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54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55" w:author="user" w:date="2016-12-27T19:03:00Z">
            <w:rPr>
              <w:rtl/>
              <w:lang w:bidi="he-IL"/>
            </w:rPr>
          </w:rPrChange>
        </w:rPr>
        <w:t xml:space="preserve">. כאשר זה יקרה, </w:t>
      </w:r>
      <w:r w:rsidRPr="0060771E">
        <w:rPr>
          <w:szCs w:val="22"/>
          <w:lang w:bidi="he-IL"/>
          <w:rPrChange w:id="56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57" w:author="user" w:date="2016-12-27T19:03:00Z">
            <w:rPr>
              <w:rtl/>
              <w:lang w:bidi="he-IL"/>
            </w:rPr>
          </w:rPrChange>
        </w:rPr>
        <w:t xml:space="preserve"> יקבע </w:t>
      </w:r>
      <w:r w:rsidRPr="0060771E">
        <w:rPr>
          <w:szCs w:val="22"/>
          <w:lang w:bidi="he-IL"/>
          <w:rPrChange w:id="58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59" w:author="user" w:date="2016-12-27T19:03:00Z">
            <w:rPr>
              <w:rtl/>
              <w:lang w:bidi="he-IL"/>
            </w:rPr>
          </w:rPrChange>
        </w:rPr>
        <w:t xml:space="preserve"> לפי המרחק הקצר ביותר (או לפי </w:t>
      </w:r>
      <w:r w:rsidRPr="0060771E">
        <w:rPr>
          <w:szCs w:val="22"/>
          <w:lang w:bidi="he-IL"/>
          <w:rPrChange w:id="60" w:author="user" w:date="2016-12-27T19:03:00Z">
            <w:rPr>
              <w:lang w:bidi="he-IL"/>
            </w:rPr>
          </w:rPrChange>
        </w:rPr>
        <w:t>id</w:t>
      </w:r>
      <w:r w:rsidRPr="0060771E">
        <w:rPr>
          <w:szCs w:val="22"/>
          <w:rtl/>
          <w:lang w:bidi="he-IL"/>
          <w:rPrChange w:id="61" w:author="user" w:date="2016-12-27T19:03:00Z">
            <w:rPr>
              <w:rtl/>
              <w:lang w:bidi="he-IL"/>
            </w:rPr>
          </w:rPrChange>
        </w:rPr>
        <w:t xml:space="preserve"> של צומת קטן יותר).</w:t>
      </w:r>
    </w:p>
    <w:p w14:paraId="754E2E42" w14:textId="62B26A6C" w:rsidR="009F166A" w:rsidRPr="0060771E" w:rsidRDefault="009F166A" w:rsidP="009F166A">
      <w:pPr>
        <w:bidi/>
        <w:rPr>
          <w:szCs w:val="22"/>
          <w:rtl/>
          <w:lang w:bidi="he-IL"/>
          <w:rPrChange w:id="62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63" w:author="user" w:date="2016-12-27T19:03:00Z">
            <w:rPr>
              <w:rFonts w:hint="eastAsia"/>
              <w:rtl/>
              <w:lang w:bidi="he-IL"/>
            </w:rPr>
          </w:rPrChange>
        </w:rPr>
        <w:t>אבל</w:t>
      </w:r>
      <w:r w:rsidRPr="0060771E">
        <w:rPr>
          <w:szCs w:val="22"/>
          <w:rtl/>
          <w:lang w:bidi="he-IL"/>
          <w:rPrChange w:id="6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5" w:author="user" w:date="2016-12-27T19:03:00Z">
            <w:rPr>
              <w:rFonts w:hint="eastAsia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6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7" w:author="user" w:date="2016-12-27T19:03:00Z">
            <w:rPr>
              <w:rFonts w:hint="eastAsia"/>
              <w:rtl/>
              <w:lang w:bidi="he-IL"/>
            </w:rPr>
          </w:rPrChange>
        </w:rPr>
        <w:t>יודעים</w:t>
      </w:r>
      <w:r w:rsidRPr="0060771E">
        <w:rPr>
          <w:szCs w:val="22"/>
          <w:rtl/>
          <w:lang w:bidi="he-IL"/>
          <w:rPrChange w:id="68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69" w:author="user" w:date="2016-12-27T19:03:00Z">
            <w:rPr>
              <w:rFonts w:hint="eastAsia"/>
              <w:rtl/>
              <w:lang w:bidi="he-IL"/>
            </w:rPr>
          </w:rPrChange>
        </w:rPr>
        <w:t>של</w:t>
      </w:r>
      <w:r w:rsidRPr="0060771E">
        <w:rPr>
          <w:szCs w:val="22"/>
          <w:rtl/>
          <w:lang w:bidi="he-IL"/>
          <w:rPrChange w:id="70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71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72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73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74" w:author="user" w:date="2016-12-27T19:03:00Z">
            <w:rPr>
              <w:rtl/>
              <w:lang w:bidi="he-IL"/>
            </w:rPr>
          </w:rPrChange>
        </w:rPr>
        <w:t xml:space="preserve"> והאלגוריתם התכנס. לכן</w:t>
      </w:r>
      <w:r w:rsidR="00D32196" w:rsidRPr="0060771E">
        <w:rPr>
          <w:szCs w:val="22"/>
          <w:rtl/>
          <w:lang w:bidi="he-IL"/>
          <w:rPrChange w:id="75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eastAsia"/>
          <w:szCs w:val="22"/>
          <w:rtl/>
          <w:lang w:bidi="he-IL"/>
          <w:rPrChange w:id="76" w:author="user" w:date="2016-12-27T19:03:00Z">
            <w:rPr>
              <w:rFonts w:hint="eastAsia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7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78" w:author="user" w:date="2016-12-27T19:03:00Z">
            <w:rPr>
              <w:rFonts w:hint="eastAsia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7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0" w:author="user" w:date="2016-12-27T19:03:00Z">
            <w:rPr>
              <w:rFonts w:hint="eastAsia"/>
              <w:rtl/>
              <w:lang w:bidi="he-IL"/>
            </w:rPr>
          </w:rPrChange>
        </w:rPr>
        <w:t>שלחו</w:t>
      </w:r>
      <w:r w:rsidRPr="0060771E">
        <w:rPr>
          <w:szCs w:val="22"/>
          <w:rtl/>
          <w:lang w:bidi="he-IL"/>
          <w:rPrChange w:id="8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2" w:author="user" w:date="2016-12-27T19:03:00Z">
            <w:rPr>
              <w:rFonts w:hint="eastAsia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8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4" w:author="user" w:date="2016-12-27T19:03:00Z">
            <w:rPr>
              <w:rFonts w:hint="eastAsia"/>
              <w:rtl/>
              <w:lang w:bidi="he-IL"/>
            </w:rPr>
          </w:rPrChange>
        </w:rPr>
        <w:t>מרחק</w:t>
      </w:r>
      <w:r w:rsidRPr="0060771E">
        <w:rPr>
          <w:szCs w:val="22"/>
          <w:rtl/>
          <w:lang w:bidi="he-IL"/>
          <w:rPrChange w:id="8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eastAsia"/>
          <w:szCs w:val="22"/>
          <w:rtl/>
          <w:lang w:bidi="he-IL"/>
          <w:rPrChange w:id="86" w:author="user" w:date="2016-12-27T19:03:00Z">
            <w:rPr>
              <w:rFonts w:hint="eastAsia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87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88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89" w:author="user" w:date="2016-12-27T19:03:00Z">
            <w:rPr>
              <w:rtl/>
              <w:lang w:bidi="he-IL"/>
            </w:rPr>
          </w:rPrChange>
        </w:rPr>
        <w:t xml:space="preserve"> ארוך יותר מ-</w:t>
      </w:r>
      <w:r w:rsidRPr="0060771E">
        <w:rPr>
          <w:szCs w:val="22"/>
          <w:lang w:bidi="he-IL"/>
          <w:rPrChange w:id="90" w:author="user" w:date="2016-12-27T19:03:00Z">
            <w:rPr>
              <w:lang w:bidi="he-IL"/>
            </w:rPr>
          </w:rPrChange>
        </w:rPr>
        <w:t>x</w:t>
      </w:r>
      <w:r w:rsidR="00D32196" w:rsidRPr="0060771E">
        <w:rPr>
          <w:szCs w:val="22"/>
          <w:rtl/>
          <w:lang w:bidi="he-IL"/>
          <w:rPrChange w:id="91" w:author="user" w:date="2016-12-27T19:03:00Z">
            <w:rPr>
              <w:rtl/>
              <w:lang w:bidi="he-IL"/>
            </w:rPr>
          </w:rPrChange>
        </w:rPr>
        <w:t xml:space="preserve"> עצמו, זאת אומרת </w:t>
      </w:r>
      <w:r w:rsidR="00D32196" w:rsidRPr="0060771E">
        <w:rPr>
          <w:szCs w:val="22"/>
          <w:u w:val="single"/>
          <w:lang w:bidi="he-IL"/>
          <w:rPrChange w:id="92" w:author="user" w:date="2016-12-27T19:03:00Z">
            <w:rPr>
              <w:u w:val="single"/>
              <w:lang w:bidi="he-IL"/>
            </w:rPr>
          </w:rPrChange>
        </w:rPr>
        <w:t>x</w:t>
      </w:r>
      <w:r w:rsidR="00D32196" w:rsidRPr="0060771E">
        <w:rPr>
          <w:szCs w:val="22"/>
          <w:u w:val="single"/>
          <w:rtl/>
          <w:lang w:bidi="he-IL"/>
          <w:rPrChange w:id="93" w:author="user" w:date="2016-12-27T19:03:00Z">
            <w:rPr>
              <w:u w:val="single"/>
              <w:rtl/>
              <w:lang w:bidi="he-IL"/>
            </w:rPr>
          </w:rPrChange>
        </w:rPr>
        <w:t xml:space="preserve"> חייב להיות </w:t>
      </w:r>
      <w:r w:rsidR="00D32196" w:rsidRPr="0060771E">
        <w:rPr>
          <w:szCs w:val="22"/>
          <w:u w:val="single"/>
          <w:lang w:bidi="he-IL"/>
          <w:rPrChange w:id="94" w:author="user" w:date="2016-12-27T19:03:00Z">
            <w:rPr>
              <w:u w:val="single"/>
              <w:lang w:bidi="he-IL"/>
            </w:rPr>
          </w:rPrChange>
        </w:rPr>
        <w:t>root</w:t>
      </w:r>
      <w:r w:rsidR="00D32196" w:rsidRPr="0060771E">
        <w:rPr>
          <w:szCs w:val="22"/>
          <w:rtl/>
          <w:lang w:bidi="he-IL"/>
          <w:rPrChange w:id="95" w:author="user" w:date="2016-12-27T19:03:00Z">
            <w:rPr>
              <w:rtl/>
              <w:lang w:bidi="he-IL"/>
            </w:rPr>
          </w:rPrChange>
        </w:rPr>
        <w:t>.</w:t>
      </w:r>
    </w:p>
    <w:p w14:paraId="73014A3F" w14:textId="77777777" w:rsidR="008E2193" w:rsidRPr="008E2193" w:rsidDel="0060771E" w:rsidRDefault="008E2193" w:rsidP="008E2193">
      <w:pPr>
        <w:bidi/>
        <w:rPr>
          <w:del w:id="96" w:author="user" w:date="2016-12-27T19:03:00Z"/>
          <w:szCs w:val="22"/>
          <w:rtl/>
          <w:lang w:bidi="he-IL"/>
        </w:rPr>
      </w:pPr>
    </w:p>
    <w:p w14:paraId="3A19105F" w14:textId="5BE3CE7F" w:rsidR="00A510BA" w:rsidRPr="009F166A" w:rsidDel="0060771E" w:rsidRDefault="00A510BA" w:rsidP="00215D5B">
      <w:pPr>
        <w:bidi/>
        <w:rPr>
          <w:del w:id="97" w:author="user" w:date="2016-12-27T19:03:00Z"/>
          <w:szCs w:val="22"/>
          <w:highlight w:val="red"/>
          <w:rtl/>
          <w:lang w:bidi="he-IL"/>
        </w:rPr>
      </w:pPr>
      <w:del w:id="98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אם אין לי </w:delText>
        </w:r>
        <w:r w:rsidRPr="009F166A" w:rsidDel="0060771E">
          <w:rPr>
            <w:szCs w:val="22"/>
            <w:highlight w:val="red"/>
            <w:lang w:bidi="he-IL"/>
          </w:rPr>
          <w:delText>x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delText>root port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לא ק</w:delText>
        </w:r>
        <w:r w:rsidR="005E204D" w:rsidRPr="009F166A" w:rsidDel="0060771E">
          <w:rPr>
            <w:rFonts w:hint="cs"/>
            <w:szCs w:val="22"/>
            <w:highlight w:val="red"/>
            <w:rtl/>
            <w:lang w:bidi="he-IL"/>
          </w:rPr>
          <w:delText>י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בל הודעה בעלת מרחק קטן יותר ממנו ל</w:delText>
        </w:r>
        <w:r w:rsidRPr="009F166A" w:rsidDel="0060771E">
          <w:rPr>
            <w:szCs w:val="22"/>
            <w:highlight w:val="red"/>
            <w:lang w:bidi="he-IL"/>
          </w:rPr>
          <w:delText>root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בעל המרחק הקטן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ביותר ל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(המרחק הקטן ביותר מה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lang w:bidi="he-IL"/>
          </w:rPr>
          <w:delText xml:space="preserve">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0) </w:delText>
        </w:r>
        <w:r w:rsidR="00215D5B" w:rsidRPr="009F166A" w:rsidDel="0060771E">
          <w:rPr>
            <w:szCs w:val="22"/>
            <w:highlight w:val="red"/>
            <w:lang w:bidi="he-IL"/>
          </w:rPr>
          <w:sym w:font="Wingdings" w:char="F0E7"/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="00215D5B" w:rsidRPr="009F166A" w:rsidDel="0060771E">
          <w:rPr>
            <w:szCs w:val="22"/>
            <w:highlight w:val="red"/>
            <w:lang w:bidi="he-IL"/>
          </w:rPr>
          <w:delText>x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ה 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.</w:delText>
        </w:r>
      </w:del>
    </w:p>
    <w:p w14:paraId="44A6806D" w14:textId="3B0B21DE" w:rsidR="00A510BA" w:rsidDel="0060771E" w:rsidRDefault="009F166A" w:rsidP="00A510BA">
      <w:pPr>
        <w:bidi/>
        <w:rPr>
          <w:del w:id="99" w:author="user" w:date="2016-12-27T19:03:00Z"/>
          <w:szCs w:val="22"/>
          <w:rtl/>
          <w:lang w:bidi="he-IL"/>
        </w:rPr>
      </w:pPr>
      <w:del w:id="100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(דור: חסרה העובדה שהפרוטוקול התכנס)</w:delText>
        </w:r>
      </w:del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ii</w:t>
      </w:r>
    </w:p>
    <w:p w14:paraId="2B118E9B" w14:textId="6364B577" w:rsidR="00C339C9" w:rsidRPr="0060771E" w:rsidRDefault="00342505" w:rsidP="00C339C9">
      <w:pPr>
        <w:bidi/>
        <w:rPr>
          <w:szCs w:val="22"/>
          <w:rtl/>
          <w:lang w:bidi="he-IL"/>
          <w:rPrChange w:id="101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eastAsia"/>
          <w:szCs w:val="22"/>
          <w:rtl/>
          <w:lang w:bidi="he-IL"/>
          <w:rPrChange w:id="102" w:author="user" w:date="2016-12-27T19:03:00Z">
            <w:rPr>
              <w:rFonts w:hint="eastAsia"/>
              <w:rtl/>
              <w:lang w:bidi="he-IL"/>
            </w:rPr>
          </w:rPrChange>
        </w:rPr>
        <w:t>טענה</w:t>
      </w:r>
      <w:r w:rsidRPr="0060771E">
        <w:rPr>
          <w:szCs w:val="22"/>
          <w:rtl/>
          <w:lang w:bidi="he-IL"/>
          <w:rPrChange w:id="103" w:author="user" w:date="2016-12-27T19:03:00Z">
            <w:rPr>
              <w:rtl/>
              <w:lang w:bidi="he-IL"/>
            </w:rPr>
          </w:rPrChange>
        </w:rPr>
        <w:t xml:space="preserve"> זאת נובעת ישירות מההגדרות של בחירת </w:t>
      </w:r>
      <w:r w:rsidRPr="0060771E">
        <w:rPr>
          <w:szCs w:val="22"/>
          <w:lang w:bidi="he-IL"/>
          <w:rPrChange w:id="104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05" w:author="user" w:date="2016-12-27T19:03:00Z">
            <w:rPr>
              <w:rtl/>
              <w:lang w:bidi="he-IL"/>
            </w:rPr>
          </w:rPrChange>
        </w:rPr>
        <w:t xml:space="preserve"> ו </w:t>
      </w:r>
      <w:r w:rsidRPr="0060771E">
        <w:rPr>
          <w:szCs w:val="22"/>
          <w:lang w:bidi="he-IL"/>
          <w:rPrChange w:id="106" w:author="user" w:date="2016-12-27T19:03:00Z">
            <w:rPr>
              <w:lang w:bidi="he-IL"/>
            </w:rPr>
          </w:rPrChange>
        </w:rPr>
        <w:t>designated port</w:t>
      </w:r>
      <w:r w:rsidRPr="0060771E">
        <w:rPr>
          <w:szCs w:val="22"/>
          <w:rtl/>
          <w:lang w:bidi="he-IL"/>
          <w:rPrChange w:id="107" w:author="user" w:date="2016-12-27T19:03:00Z">
            <w:rPr>
              <w:rtl/>
              <w:lang w:bidi="he-IL"/>
            </w:rPr>
          </w:rPrChange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>
      <w:pPr>
        <w:rPr>
          <w:rtl/>
          <w:lang w:bidi="he-IL"/>
        </w:rPr>
        <w:pPrChange w:id="108" w:author="user" w:date="2016-12-27T19:04:00Z">
          <w:pPr>
            <w:bidi/>
          </w:pPr>
        </w:pPrChange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3DEB8CA7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</w:t>
      </w:r>
      <w:r w:rsidR="00F14E6E">
        <w:rPr>
          <w:rFonts w:hint="cs"/>
          <w:szCs w:val="22"/>
          <w:rtl/>
          <w:lang w:bidi="he-IL"/>
        </w:rPr>
        <w:t>ה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6078D76C" w14:textId="148D7A3E" w:rsidR="00C339C9" w:rsidRPr="0089717E" w:rsidRDefault="001369EE" w:rsidP="0089717E">
      <w:pPr>
        <w:bidi/>
        <w:rPr>
          <w:szCs w:val="22"/>
          <w:rtl/>
          <w:lang w:bidi="he-IL"/>
        </w:rPr>
      </w:pPr>
      <w:r>
        <w:rPr>
          <w:rFonts w:hint="cs"/>
          <w:szCs w:val="22"/>
          <w:lang w:bidi="he-IL"/>
        </w:rPr>
        <w:t>TODO</w:t>
      </w:r>
      <w:r>
        <w:rPr>
          <w:rFonts w:hint="cs"/>
          <w:szCs w:val="22"/>
          <w:rtl/>
          <w:lang w:bidi="he-IL"/>
        </w:rPr>
        <w:t xml:space="preserve"> בלאט.</w:t>
      </w:r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ins w:id="109" w:author="user" w:date="2016-12-28T21:49:00Z"/>
          <w:rtl/>
          <w:lang w:bidi="he-IL"/>
        </w:rPr>
      </w:pPr>
    </w:p>
    <w:p w14:paraId="78BAC923" w14:textId="77777777" w:rsidR="00142C6A" w:rsidRDefault="00142C6A" w:rsidP="00142C6A">
      <w:pPr>
        <w:bidi/>
        <w:rPr>
          <w:rtl/>
          <w:lang w:bidi="he-IL"/>
        </w:rPr>
        <w:pPrChange w:id="110" w:author="user" w:date="2016-12-28T21:49:00Z">
          <w:pPr>
            <w:bidi/>
          </w:pPr>
        </w:pPrChange>
      </w:pPr>
    </w:p>
    <w:p w14:paraId="29AEC20F" w14:textId="19EB844C" w:rsidR="001369EE" w:rsidRPr="00142C6A" w:rsidRDefault="001369EE" w:rsidP="00142C6A">
      <w:pPr>
        <w:bidi/>
        <w:rPr>
          <w:szCs w:val="22"/>
          <w:u w:val="single"/>
          <w:rtl/>
          <w:lang w:bidi="he-IL"/>
          <w:rPrChange w:id="111" w:author="user" w:date="2016-12-28T21:49:00Z">
            <w:rPr>
              <w:szCs w:val="22"/>
              <w:u w:val="single"/>
              <w:rtl/>
              <w:lang w:bidi="he-IL"/>
            </w:rPr>
          </w:rPrChange>
        </w:rPr>
        <w:pPrChange w:id="112" w:author="user" w:date="2016-12-28T21:49:00Z">
          <w:pPr>
            <w:bidi/>
          </w:pPr>
        </w:pPrChange>
      </w:pPr>
      <w:r w:rsidRPr="00142C6A">
        <w:rPr>
          <w:rFonts w:hint="cs"/>
          <w:szCs w:val="22"/>
          <w:u w:val="single"/>
          <w:rtl/>
          <w:lang w:bidi="he-IL"/>
          <w:rPrChange w:id="113" w:author="user" w:date="2016-12-28T21:49:00Z">
            <w:rPr>
              <w:rFonts w:hint="cs"/>
              <w:szCs w:val="22"/>
              <w:u w:val="single"/>
              <w:rtl/>
              <w:lang w:bidi="he-IL"/>
            </w:rPr>
          </w:rPrChange>
        </w:rPr>
        <w:t>שלב 1</w:t>
      </w:r>
    </w:p>
    <w:p w14:paraId="5CC80E4F" w14:textId="326E218C" w:rsidR="00142C6A" w:rsidRPr="00142C6A" w:rsidRDefault="005F1D60" w:rsidP="00142C6A">
      <w:pPr>
        <w:bidi/>
        <w:rPr>
          <w:ins w:id="114" w:author="user" w:date="2016-12-28T21:43:00Z"/>
          <w:rFonts w:hint="cs"/>
          <w:szCs w:val="22"/>
          <w:rtl/>
          <w:lang w:bidi="he-IL"/>
          <w:rPrChange w:id="115" w:author="user" w:date="2016-12-28T21:49:00Z">
            <w:rPr>
              <w:ins w:id="116" w:author="user" w:date="2016-12-28T21:43:00Z"/>
              <w:rFonts w:hint="cs"/>
              <w:szCs w:val="22"/>
              <w:rtl/>
              <w:lang w:bidi="he-IL"/>
            </w:rPr>
          </w:rPrChange>
        </w:rPr>
        <w:pPrChange w:id="117" w:author="user" w:date="2016-12-28T21:42:00Z">
          <w:pPr>
            <w:bidi/>
          </w:pPr>
        </w:pPrChange>
      </w:pPr>
      <w:r w:rsidRPr="00142C6A">
        <w:rPr>
          <w:rFonts w:hint="cs"/>
          <w:szCs w:val="22"/>
          <w:rtl/>
          <w:lang w:bidi="he-IL"/>
          <w:rPrChange w:id="118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החיבור </w:t>
      </w:r>
      <w:r w:rsidR="00756654" w:rsidRPr="00142C6A">
        <w:rPr>
          <w:rFonts w:hint="cs"/>
          <w:szCs w:val="22"/>
          <w:rtl/>
          <w:lang w:bidi="he-IL"/>
          <w:rPrChange w:id="119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עם רוחב הפס </w:t>
      </w:r>
      <w:r w:rsidRPr="00142C6A">
        <w:rPr>
          <w:rFonts w:hint="cs"/>
          <w:szCs w:val="22"/>
          <w:rtl/>
          <w:lang w:bidi="he-IL"/>
          <w:rPrChange w:id="120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הקטן ביותר הוא 1 </w:t>
      </w:r>
      <w:r w:rsidRPr="00142C6A">
        <w:rPr>
          <w:szCs w:val="22"/>
          <w:rtl/>
          <w:lang w:bidi="he-IL"/>
          <w:rPrChange w:id="121" w:author="user" w:date="2016-12-28T21:49:00Z">
            <w:rPr>
              <w:szCs w:val="22"/>
              <w:rtl/>
              <w:lang w:bidi="he-IL"/>
            </w:rPr>
          </w:rPrChange>
        </w:rPr>
        <w:t>–</w:t>
      </w:r>
      <w:r w:rsidRPr="00142C6A">
        <w:rPr>
          <w:rFonts w:hint="cs"/>
          <w:szCs w:val="22"/>
          <w:rtl/>
          <w:lang w:bidi="he-IL"/>
          <w:rPrChange w:id="122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 הוא היח</w:t>
      </w:r>
      <w:ins w:id="123" w:author="user" w:date="2016-12-28T21:50:00Z">
        <w:r w:rsidR="00142C6A">
          <w:rPr>
            <w:rFonts w:hint="cs"/>
            <w:szCs w:val="22"/>
            <w:rtl/>
            <w:lang w:bidi="he-IL"/>
          </w:rPr>
          <w:t>י</w:t>
        </w:r>
      </w:ins>
      <w:r w:rsidRPr="00142C6A">
        <w:rPr>
          <w:rFonts w:hint="cs"/>
          <w:szCs w:val="22"/>
          <w:rtl/>
          <w:lang w:bidi="he-IL"/>
          <w:rPrChange w:id="124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די שרוצה להשתמש במסלול </w:t>
      </w:r>
      <w:proofErr w:type="spellStart"/>
      <w:r w:rsidRPr="00142C6A">
        <w:rPr>
          <w:szCs w:val="22"/>
          <w:lang w:bidi="he-IL"/>
          <w:rPrChange w:id="125" w:author="user" w:date="2016-12-28T21:49:00Z">
            <w:rPr>
              <w:szCs w:val="22"/>
              <w:lang w:bidi="he-IL"/>
            </w:rPr>
          </w:rPrChange>
        </w:rPr>
        <w:t>wy</w:t>
      </w:r>
      <w:proofErr w:type="spellEnd"/>
      <w:r w:rsidRPr="00142C6A">
        <w:rPr>
          <w:rFonts w:hint="cs"/>
          <w:szCs w:val="22"/>
          <w:rtl/>
          <w:lang w:bidi="he-IL"/>
          <w:rPrChange w:id="126" w:author="user" w:date="2016-12-28T21:49:00Z">
            <w:rPr>
              <w:rFonts w:hint="cs"/>
              <w:szCs w:val="22"/>
              <w:rtl/>
              <w:lang w:bidi="he-IL"/>
            </w:rPr>
          </w:rPrChange>
        </w:rPr>
        <w:t>, לכן</w:t>
      </w:r>
      <w:ins w:id="127" w:author="user" w:date="2016-12-28T21:42:00Z">
        <w:r w:rsidR="00142C6A" w:rsidRPr="00142C6A">
          <w:rPr>
            <w:rFonts w:hint="cs"/>
            <w:szCs w:val="22"/>
            <w:rtl/>
            <w:lang w:bidi="he-IL"/>
            <w:rPrChange w:id="128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אפשר לתת לו</w:t>
        </w:r>
      </w:ins>
      <w:r w:rsidRPr="00142C6A">
        <w:rPr>
          <w:rFonts w:hint="cs"/>
          <w:szCs w:val="22"/>
          <w:rtl/>
          <w:lang w:bidi="he-IL"/>
          <w:rPrChange w:id="129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 </w:t>
      </w:r>
      <w:del w:id="130" w:author="user" w:date="2016-12-28T21:42:00Z">
        <w:r w:rsidRPr="00142C6A" w:rsidDel="00142C6A">
          <w:rPr>
            <w:rFonts w:hint="cs"/>
            <w:szCs w:val="22"/>
            <w:rtl/>
            <w:lang w:bidi="he-IL"/>
            <w:rPrChange w:id="13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ניתן לו </w:delText>
        </w:r>
      </w:del>
      <w:r w:rsidRPr="00142C6A">
        <w:rPr>
          <w:rFonts w:hint="cs"/>
          <w:szCs w:val="22"/>
          <w:rtl/>
          <w:lang w:bidi="he-IL"/>
          <w:rPrChange w:id="132" w:author="user" w:date="2016-12-28T21:49:00Z">
            <w:rPr>
              <w:rFonts w:hint="cs"/>
              <w:szCs w:val="22"/>
              <w:rtl/>
              <w:lang w:bidi="he-IL"/>
            </w:rPr>
          </w:rPrChange>
        </w:rPr>
        <w:t>את כל רוחב הפס האפשרי</w:t>
      </w:r>
      <w:ins w:id="133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בקשת זו</w:t>
        </w:r>
      </w:ins>
      <w:r w:rsidRPr="00142C6A">
        <w:rPr>
          <w:rFonts w:hint="cs"/>
          <w:szCs w:val="22"/>
          <w:rtl/>
          <w:lang w:bidi="he-IL"/>
          <w:rPrChange w:id="134" w:author="user" w:date="2016-12-28T21:49:00Z">
            <w:rPr>
              <w:rFonts w:hint="cs"/>
              <w:szCs w:val="22"/>
              <w:rtl/>
              <w:lang w:bidi="he-IL"/>
            </w:rPr>
          </w:rPrChange>
        </w:rPr>
        <w:t xml:space="preserve">. </w:t>
      </w:r>
      <w:ins w:id="135" w:author="user" w:date="2016-12-28T21:42:00Z">
        <w:r w:rsidR="00142C6A" w:rsidRPr="00142C6A">
          <w:rPr>
            <w:rFonts w:hint="cs"/>
            <w:szCs w:val="22"/>
            <w:rtl/>
            <w:lang w:bidi="he-IL"/>
            <w:rPrChange w:id="136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אבל צריך לתת לכל החיבורים רוחב פס זה </w:t>
        </w:r>
      </w:ins>
      <w:ins w:id="137" w:author="user" w:date="2016-12-28T21:43:00Z">
        <w:r w:rsidR="00142C6A" w:rsidRPr="00142C6A">
          <w:rPr>
            <w:szCs w:val="22"/>
            <w:rtl/>
            <w:lang w:bidi="he-IL"/>
            <w:rPrChange w:id="138" w:author="user" w:date="2016-12-28T21:49:00Z">
              <w:rPr>
                <w:szCs w:val="22"/>
                <w:rtl/>
                <w:lang w:bidi="he-IL"/>
              </w:rPr>
            </w:rPrChange>
          </w:rPr>
          <w:t>–</w:t>
        </w:r>
      </w:ins>
      <w:ins w:id="139" w:author="user" w:date="2016-12-28T21:42:00Z">
        <w:r w:rsidR="00142C6A" w:rsidRPr="00142C6A">
          <w:rPr>
            <w:rFonts w:hint="cs"/>
            <w:szCs w:val="22"/>
            <w:rtl/>
            <w:lang w:bidi="he-IL"/>
            <w:rPrChange w:id="140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לכן </w:t>
        </w:r>
      </w:ins>
      <w:ins w:id="141" w:author="user" w:date="2016-12-28T21:43:00Z">
        <w:r w:rsidR="00142C6A" w:rsidRPr="00142C6A">
          <w:rPr>
            <w:rFonts w:hint="cs"/>
            <w:szCs w:val="22"/>
            <w:rtl/>
            <w:lang w:bidi="he-IL"/>
            <w:rPrChange w:id="142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צריך לבדוק את המגבלות עליהם.</w:t>
        </w:r>
      </w:ins>
    </w:p>
    <w:p w14:paraId="3D6FD9BA" w14:textId="1774D923" w:rsidR="00142C6A" w:rsidRPr="00142C6A" w:rsidRDefault="00142C6A" w:rsidP="00142C6A">
      <w:pPr>
        <w:bidi/>
        <w:rPr>
          <w:ins w:id="143" w:author="user" w:date="2016-12-28T21:44:00Z"/>
          <w:rFonts w:hint="cs"/>
          <w:szCs w:val="22"/>
          <w:rtl/>
          <w:lang w:bidi="he-IL"/>
          <w:rPrChange w:id="144" w:author="user" w:date="2016-12-28T21:49:00Z">
            <w:rPr>
              <w:ins w:id="145" w:author="user" w:date="2016-12-28T21:44:00Z"/>
              <w:rFonts w:hint="cs"/>
              <w:szCs w:val="22"/>
              <w:rtl/>
              <w:lang w:bidi="he-IL"/>
            </w:rPr>
          </w:rPrChange>
        </w:rPr>
        <w:pPrChange w:id="146" w:author="user" w:date="2016-12-28T21:49:00Z">
          <w:pPr>
            <w:bidi/>
          </w:pPr>
        </w:pPrChange>
      </w:pPr>
      <w:ins w:id="147" w:author="user" w:date="2016-12-28T21:43:00Z">
        <w:r w:rsidRPr="00142C6A">
          <w:rPr>
            <w:rFonts w:hint="cs"/>
            <w:szCs w:val="22"/>
            <w:rtl/>
            <w:lang w:bidi="he-IL"/>
            <w:rPrChange w:id="148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נשים לב שקשת </w:t>
        </w:r>
        <w:proofErr w:type="spellStart"/>
        <w:r w:rsidRPr="00142C6A">
          <w:rPr>
            <w:szCs w:val="22"/>
            <w:lang w:bidi="he-IL"/>
            <w:rPrChange w:id="149" w:author="user" w:date="2016-12-28T21:49:00Z">
              <w:rPr>
                <w:szCs w:val="22"/>
                <w:lang w:bidi="he-IL"/>
              </w:rPr>
            </w:rPrChange>
          </w:rPr>
          <w:t>xz</w:t>
        </w:r>
        <w:proofErr w:type="spellEnd"/>
        <w:r w:rsidRPr="00142C6A">
          <w:rPr>
            <w:rFonts w:hint="cs"/>
            <w:szCs w:val="22"/>
            <w:rtl/>
            <w:lang w:bidi="he-IL"/>
            <w:rPrChange w:id="150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משותפת לחיבור 2 </w:t>
        </w:r>
        <w:r w:rsidRPr="00142C6A">
          <w:rPr>
            <w:rFonts w:hint="cs"/>
            <w:szCs w:val="22"/>
            <w:rtl/>
            <w:lang w:bidi="he-IL"/>
            <w:rPrChange w:id="15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3 </w:t>
        </w:r>
        <w:r w:rsidRPr="00142C6A">
          <w:rPr>
            <w:rFonts w:hint="cs"/>
            <w:szCs w:val="22"/>
            <w:rtl/>
            <w:lang w:bidi="he-IL"/>
            <w:rPrChange w:id="152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ו-4, </w:t>
        </w:r>
        <w:r w:rsidRPr="00142C6A">
          <w:rPr>
            <w:rFonts w:hint="cs"/>
            <w:szCs w:val="22"/>
            <w:rtl/>
            <w:lang w:bidi="he-IL"/>
            <w:rPrChange w:id="15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וסה"כ רוחב הפס הלא מנוצל בה הוא 10 </w:t>
        </w:r>
      </w:ins>
      <w:ins w:id="154" w:author="user" w:date="2016-12-28T21:44:00Z">
        <w:r w:rsidRPr="00142C6A">
          <w:rPr>
            <w:szCs w:val="22"/>
            <w:rtl/>
            <w:lang w:bidi="he-IL"/>
            <w:rPrChange w:id="155" w:author="user" w:date="2016-12-28T21:49:00Z">
              <w:rPr>
                <w:szCs w:val="22"/>
                <w:rtl/>
                <w:lang w:bidi="he-IL"/>
              </w:rPr>
            </w:rPrChange>
          </w:rPr>
          <w:t>–</w:t>
        </w:r>
      </w:ins>
      <w:ins w:id="156" w:author="user" w:date="2016-12-28T21:43:00Z">
        <w:r w:rsidRPr="00142C6A">
          <w:rPr>
            <w:rFonts w:hint="cs"/>
            <w:szCs w:val="22"/>
            <w:rtl/>
            <w:lang w:bidi="he-IL"/>
            <w:rPrChange w:id="15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זוהי </w:t>
        </w:r>
      </w:ins>
      <w:ins w:id="158" w:author="user" w:date="2016-12-28T21:44:00Z">
        <w:r w:rsidRPr="00142C6A">
          <w:rPr>
            <w:rFonts w:hint="cs"/>
            <w:szCs w:val="22"/>
            <w:rtl/>
            <w:lang w:bidi="he-IL"/>
            <w:rPrChange w:id="15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גם המגבלה הגדולה ביותר</w:t>
        </w:r>
      </w:ins>
      <w:ins w:id="160" w:author="user" w:date="2016-12-28T21:48:00Z">
        <w:r w:rsidRPr="00142C6A">
          <w:rPr>
            <w:rFonts w:hint="cs"/>
            <w:szCs w:val="22"/>
            <w:rtl/>
            <w:lang w:bidi="he-IL"/>
            <w:rPrChange w:id="16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שלנו</w:t>
        </w:r>
      </w:ins>
      <w:ins w:id="162" w:author="user" w:date="2016-12-28T21:44:00Z">
        <w:r w:rsidRPr="00142C6A">
          <w:rPr>
            <w:rFonts w:hint="cs"/>
            <w:szCs w:val="22"/>
            <w:rtl/>
            <w:lang w:bidi="he-IL"/>
            <w:rPrChange w:id="16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. </w:t>
        </w:r>
        <w:r w:rsidRPr="00142C6A">
          <w:rPr>
            <w:szCs w:val="22"/>
            <w:rtl/>
            <w:lang w:bidi="he-IL"/>
            <w:rPrChange w:id="164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Pr="00142C6A">
          <w:rPr>
            <w:rFonts w:hint="cs"/>
            <w:szCs w:val="22"/>
            <w:rtl/>
            <w:lang w:bidi="he-IL"/>
            <w:rPrChange w:id="16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לכן על מנת לשרת את כל החיבורים בצורה ז</w:t>
        </w:r>
      </w:ins>
      <w:ins w:id="166" w:author="user" w:date="2016-12-28T21:49:00Z">
        <w:r w:rsidRPr="00142C6A">
          <w:rPr>
            <w:rFonts w:hint="cs"/>
            <w:szCs w:val="22"/>
            <w:rtl/>
            <w:lang w:bidi="he-IL"/>
            <w:rPrChange w:id="16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הה, </w:t>
        </w:r>
      </w:ins>
      <w:ins w:id="168" w:author="user" w:date="2016-12-28T21:44:00Z">
        <w:r w:rsidRPr="00142C6A">
          <w:rPr>
            <w:rFonts w:hint="cs"/>
            <w:szCs w:val="22"/>
            <w:rtl/>
            <w:lang w:bidi="he-IL"/>
            <w:rPrChange w:id="16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כל אחד מהם יקבל 3.333 רוחב פס.</w:t>
        </w:r>
      </w:ins>
    </w:p>
    <w:p w14:paraId="092CBEBB" w14:textId="20BA0CA8" w:rsidR="001369EE" w:rsidRPr="00142C6A" w:rsidRDefault="005F1D60" w:rsidP="00142C6A">
      <w:pPr>
        <w:bidi/>
        <w:rPr>
          <w:szCs w:val="22"/>
          <w:rtl/>
          <w:lang w:bidi="he-IL"/>
          <w:rPrChange w:id="170" w:author="user" w:date="2016-12-28T21:49:00Z">
            <w:rPr>
              <w:szCs w:val="22"/>
              <w:rtl/>
              <w:lang w:bidi="he-IL"/>
            </w:rPr>
          </w:rPrChange>
        </w:rPr>
        <w:pPrChange w:id="171" w:author="user" w:date="2016-12-28T21:44:00Z">
          <w:pPr>
            <w:bidi/>
          </w:pPr>
        </w:pPrChange>
      </w:pPr>
      <w:del w:id="172" w:author="user" w:date="2016-12-28T21:44:00Z">
        <w:r w:rsidRPr="00142C6A" w:rsidDel="00142C6A">
          <w:rPr>
            <w:rFonts w:hint="cs"/>
            <w:szCs w:val="22"/>
            <w:rtl/>
            <w:lang w:bidi="he-IL"/>
            <w:rPrChange w:id="17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>מיכוון שרוחב הפס הלא מנוצל הוא 12, ניתן לו 8 כמו שהוא בקש.</w:delText>
        </w:r>
      </w:del>
    </w:p>
    <w:p w14:paraId="10416A9E" w14:textId="3684F197" w:rsidR="005F1D60" w:rsidRPr="00142C6A" w:rsidRDefault="005F1D60" w:rsidP="005F1D60">
      <w:pPr>
        <w:bidi/>
        <w:rPr>
          <w:szCs w:val="22"/>
          <w:u w:val="single"/>
          <w:rtl/>
          <w:lang w:bidi="he-IL"/>
          <w:rPrChange w:id="174" w:author="user" w:date="2016-12-28T21:49:00Z">
            <w:rPr>
              <w:szCs w:val="22"/>
              <w:u w:val="single"/>
              <w:rtl/>
              <w:lang w:bidi="he-IL"/>
            </w:rPr>
          </w:rPrChange>
        </w:rPr>
      </w:pPr>
      <w:r w:rsidRPr="00142C6A">
        <w:rPr>
          <w:rFonts w:hint="cs"/>
          <w:szCs w:val="22"/>
          <w:u w:val="single"/>
          <w:rtl/>
          <w:lang w:bidi="he-IL"/>
          <w:rPrChange w:id="175" w:author="user" w:date="2016-12-28T21:49:00Z">
            <w:rPr>
              <w:rFonts w:hint="cs"/>
              <w:szCs w:val="22"/>
              <w:u w:val="single"/>
              <w:rtl/>
              <w:lang w:bidi="he-IL"/>
            </w:rPr>
          </w:rPrChange>
        </w:rPr>
        <w:t>שלב 2</w:t>
      </w:r>
    </w:p>
    <w:p w14:paraId="43D62025" w14:textId="7A1C56FB" w:rsidR="00142C6A" w:rsidRPr="00142C6A" w:rsidRDefault="00142C6A" w:rsidP="00142C6A">
      <w:pPr>
        <w:bidi/>
        <w:rPr>
          <w:ins w:id="176" w:author="user" w:date="2016-12-28T21:47:00Z"/>
          <w:szCs w:val="22"/>
          <w:rtl/>
          <w:lang w:bidi="he-IL"/>
          <w:rPrChange w:id="177" w:author="user" w:date="2016-12-28T21:49:00Z">
            <w:rPr>
              <w:ins w:id="178" w:author="user" w:date="2016-12-28T21:47:00Z"/>
              <w:szCs w:val="22"/>
              <w:rtl/>
              <w:lang w:bidi="he-IL"/>
            </w:rPr>
          </w:rPrChange>
        </w:rPr>
        <w:pPrChange w:id="179" w:author="user" w:date="2016-12-28T21:47:00Z">
          <w:pPr>
            <w:bidi/>
          </w:pPr>
        </w:pPrChange>
      </w:pPr>
      <w:ins w:id="180" w:author="user" w:date="2016-12-28T21:44:00Z">
        <w:r w:rsidRPr="00142C6A">
          <w:rPr>
            <w:rFonts w:hint="cs"/>
            <w:szCs w:val="22"/>
            <w:rtl/>
            <w:lang w:bidi="he-IL"/>
            <w:rPrChange w:id="18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כעת מיכוון שהחיבורים הנותרים 2,3,4 כולם עוברים דרך קשת </w:t>
        </w:r>
        <w:proofErr w:type="spellStart"/>
        <w:r w:rsidRPr="00142C6A">
          <w:rPr>
            <w:szCs w:val="22"/>
            <w:lang w:bidi="he-IL"/>
            <w:rPrChange w:id="182" w:author="user" w:date="2016-12-28T21:49:00Z">
              <w:rPr>
                <w:szCs w:val="22"/>
                <w:lang w:bidi="he-IL"/>
              </w:rPr>
            </w:rPrChange>
          </w:rPr>
          <w:t>xz</w:t>
        </w:r>
        <w:proofErr w:type="spellEnd"/>
        <w:r w:rsidRPr="00142C6A">
          <w:rPr>
            <w:rFonts w:hint="cs"/>
            <w:szCs w:val="22"/>
            <w:rtl/>
            <w:lang w:bidi="he-IL"/>
            <w:rPrChange w:id="18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ורוחב הפס שלה נוצל לחלוטין</w:t>
        </w:r>
      </w:ins>
      <w:ins w:id="184" w:author="user" w:date="2016-12-28T21:45:00Z">
        <w:r w:rsidRPr="00142C6A">
          <w:rPr>
            <w:rFonts w:hint="cs"/>
            <w:szCs w:val="22"/>
            <w:rtl/>
            <w:lang w:bidi="he-IL"/>
            <w:rPrChange w:id="18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,</w:t>
        </w:r>
      </w:ins>
      <w:ins w:id="186" w:author="user" w:date="2016-12-28T21:44:00Z">
        <w:r w:rsidRPr="00142C6A">
          <w:rPr>
            <w:rFonts w:hint="cs"/>
            <w:szCs w:val="22"/>
            <w:rtl/>
            <w:lang w:bidi="he-IL"/>
            <w:rPrChange w:id="18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</w:t>
        </w:r>
        <w:r w:rsidRPr="00142C6A">
          <w:rPr>
            <w:rFonts w:hint="cs"/>
            <w:szCs w:val="22"/>
            <w:rtl/>
            <w:lang w:bidi="he-IL"/>
            <w:rPrChange w:id="188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לא ניתן לספק לאף אחד מהם</w:t>
        </w:r>
      </w:ins>
      <w:ins w:id="189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רוחב פס נוסף</w:t>
        </w:r>
      </w:ins>
      <w:ins w:id="190" w:author="user" w:date="2016-12-28T21:45:00Z">
        <w:r w:rsidRPr="00142C6A">
          <w:rPr>
            <w:rFonts w:hint="cs"/>
            <w:szCs w:val="22"/>
            <w:rtl/>
            <w:lang w:bidi="he-IL"/>
            <w:rPrChange w:id="19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.</w:t>
        </w:r>
        <w:r w:rsidRPr="00142C6A">
          <w:rPr>
            <w:szCs w:val="22"/>
            <w:rtl/>
            <w:lang w:bidi="he-IL"/>
            <w:rPrChange w:id="192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Pr="00142C6A">
          <w:rPr>
            <w:rFonts w:hint="cs"/>
            <w:szCs w:val="22"/>
            <w:rtl/>
            <w:lang w:bidi="he-IL"/>
            <w:rPrChange w:id="19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לעומת זאת</w:t>
        </w:r>
      </w:ins>
      <w:ins w:id="194" w:author="user" w:date="2016-12-28T21:50:00Z">
        <w:r w:rsidR="00372476">
          <w:rPr>
            <w:rFonts w:hint="cs"/>
            <w:szCs w:val="22"/>
            <w:rtl/>
            <w:lang w:bidi="he-IL"/>
          </w:rPr>
          <w:t>,</w:t>
        </w:r>
      </w:ins>
      <w:ins w:id="195" w:author="user" w:date="2016-12-28T21:45:00Z">
        <w:r w:rsidR="00372476">
          <w:rPr>
            <w:rFonts w:hint="cs"/>
            <w:szCs w:val="22"/>
            <w:rtl/>
            <w:lang w:bidi="he-IL"/>
            <w:rPrChange w:id="196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חיבור 1</w:t>
        </w:r>
      </w:ins>
      <w:ins w:id="197" w:author="user" w:date="2016-12-28T21:50:00Z">
        <w:r w:rsidR="00372476">
          <w:rPr>
            <w:rFonts w:hint="cs"/>
            <w:szCs w:val="22"/>
            <w:rtl/>
            <w:lang w:bidi="he-IL"/>
          </w:rPr>
          <w:t xml:space="preserve"> -</w:t>
        </w:r>
      </w:ins>
      <w:ins w:id="198" w:author="user" w:date="2016-12-28T21:45:00Z">
        <w:r w:rsidRPr="00142C6A">
          <w:rPr>
            <w:rFonts w:hint="cs"/>
            <w:szCs w:val="22"/>
            <w:rtl/>
            <w:lang w:bidi="he-IL"/>
            <w:rPrChange w:id="19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אשר משתמש בקשת </w:t>
        </w:r>
        <w:proofErr w:type="spellStart"/>
        <w:r w:rsidRPr="00142C6A">
          <w:rPr>
            <w:szCs w:val="22"/>
            <w:lang w:bidi="he-IL"/>
            <w:rPrChange w:id="200" w:author="user" w:date="2016-12-28T21:49:00Z">
              <w:rPr>
                <w:szCs w:val="22"/>
                <w:lang w:bidi="he-IL"/>
              </w:rPr>
            </w:rPrChange>
          </w:rPr>
          <w:t>wy</w:t>
        </w:r>
        <w:proofErr w:type="spellEnd"/>
        <w:r w:rsidRPr="00142C6A">
          <w:rPr>
            <w:rFonts w:hint="cs"/>
            <w:szCs w:val="22"/>
            <w:rtl/>
            <w:lang w:bidi="he-IL"/>
            <w:rPrChange w:id="20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בלבד יכול לנצל את רוחב הפס שלה.</w:t>
        </w:r>
        <w:r w:rsidRPr="00142C6A">
          <w:rPr>
            <w:szCs w:val="22"/>
            <w:rtl/>
            <w:lang w:bidi="he-IL"/>
            <w:rPrChange w:id="202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Pr="00142C6A">
          <w:rPr>
            <w:rFonts w:hint="cs"/>
            <w:szCs w:val="22"/>
            <w:rtl/>
            <w:lang w:bidi="he-IL"/>
            <w:rPrChange w:id="20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רוחב הפס </w:t>
        </w:r>
      </w:ins>
      <w:ins w:id="204" w:author="user" w:date="2016-12-28T21:46:00Z">
        <w:r w:rsidRPr="00142C6A">
          <w:rPr>
            <w:rFonts w:hint="cs"/>
            <w:szCs w:val="22"/>
            <w:rtl/>
            <w:lang w:bidi="he-IL"/>
            <w:rPrChange w:id="20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>הלא מנוצל</w:t>
        </w:r>
        <w:r w:rsidRPr="00142C6A">
          <w:rPr>
            <w:rFonts w:hint="cs"/>
            <w:szCs w:val="22"/>
            <w:rtl/>
            <w:lang w:bidi="he-IL"/>
            <w:rPrChange w:id="206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כעת, לאחר שלב 1, הוא </w:t>
        </w:r>
        <w:r w:rsidRPr="00142C6A">
          <w:rPr>
            <w:szCs w:val="22"/>
            <w:lang w:bidi="he-IL"/>
            <w:rPrChange w:id="207" w:author="user" w:date="2016-12-28T21:49:00Z">
              <w:rPr>
                <w:szCs w:val="22"/>
                <w:lang w:bidi="he-IL"/>
              </w:rPr>
            </w:rPrChange>
          </w:rPr>
          <w:t>8.67</w:t>
        </w:r>
      </w:ins>
      <w:ins w:id="208" w:author="user" w:date="2016-12-28T21:47:00Z">
        <w:r w:rsidRPr="00142C6A">
          <w:rPr>
            <w:rFonts w:hint="cs"/>
            <w:szCs w:val="22"/>
            <w:rtl/>
            <w:lang w:bidi="he-IL"/>
            <w:rPrChange w:id="20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ודרישת החיבור היא </w:t>
        </w:r>
        <w:r w:rsidRPr="00142C6A">
          <w:rPr>
            <w:szCs w:val="22"/>
            <w:lang w:bidi="he-IL"/>
            <w:rPrChange w:id="210" w:author="user" w:date="2016-12-28T21:49:00Z">
              <w:rPr>
                <w:szCs w:val="22"/>
                <w:lang w:bidi="he-IL"/>
              </w:rPr>
            </w:rPrChange>
          </w:rPr>
          <w:t>4.667</w:t>
        </w:r>
        <w:r w:rsidRPr="00142C6A">
          <w:rPr>
            <w:rFonts w:hint="cs"/>
            <w:szCs w:val="22"/>
            <w:rtl/>
            <w:lang w:bidi="he-IL"/>
            <w:rPrChange w:id="21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</w:t>
        </w:r>
        <w:r w:rsidRPr="00142C6A">
          <w:rPr>
            <w:szCs w:val="22"/>
            <w:rtl/>
            <w:lang w:bidi="he-IL"/>
            <w:rPrChange w:id="212" w:author="user" w:date="2016-12-28T21:49:00Z">
              <w:rPr>
                <w:szCs w:val="22"/>
                <w:rtl/>
                <w:lang w:bidi="he-IL"/>
              </w:rPr>
            </w:rPrChange>
          </w:rPr>
          <w:t>–</w:t>
        </w:r>
        <w:r w:rsidRPr="00142C6A">
          <w:rPr>
            <w:rFonts w:hint="cs"/>
            <w:szCs w:val="22"/>
            <w:rtl/>
            <w:lang w:bidi="he-IL"/>
            <w:rPrChange w:id="21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לכן ניתן לספק את כל דרישתו.</w:t>
        </w:r>
      </w:ins>
    </w:p>
    <w:p w14:paraId="4BFB8EA2" w14:textId="77777777" w:rsidR="00142C6A" w:rsidRPr="00142C6A" w:rsidRDefault="00142C6A" w:rsidP="00142C6A">
      <w:pPr>
        <w:bidi/>
        <w:rPr>
          <w:ins w:id="214" w:author="user" w:date="2016-12-28T21:44:00Z"/>
          <w:rFonts w:hint="cs"/>
          <w:szCs w:val="22"/>
          <w:rtl/>
          <w:lang w:bidi="he-IL"/>
          <w:rPrChange w:id="215" w:author="user" w:date="2016-12-28T21:49:00Z">
            <w:rPr>
              <w:ins w:id="216" w:author="user" w:date="2016-12-28T21:44:00Z"/>
              <w:rFonts w:hint="cs"/>
              <w:szCs w:val="22"/>
              <w:rtl/>
              <w:lang w:bidi="he-IL"/>
            </w:rPr>
          </w:rPrChange>
        </w:rPr>
        <w:pPrChange w:id="217" w:author="user" w:date="2016-12-28T21:47:00Z">
          <w:pPr>
            <w:bidi/>
          </w:pPr>
        </w:pPrChange>
      </w:pPr>
    </w:p>
    <w:p w14:paraId="2534F3C4" w14:textId="4E1AEBB4" w:rsidR="005F1D60" w:rsidRPr="00142C6A" w:rsidDel="00142C6A" w:rsidRDefault="005F1D60" w:rsidP="00142C6A">
      <w:pPr>
        <w:bidi/>
        <w:rPr>
          <w:del w:id="218" w:author="user" w:date="2016-12-28T21:47:00Z"/>
          <w:szCs w:val="22"/>
          <w:rtl/>
          <w:lang w:bidi="he-IL"/>
          <w:rPrChange w:id="219" w:author="user" w:date="2016-12-28T21:49:00Z">
            <w:rPr>
              <w:del w:id="220" w:author="user" w:date="2016-12-28T21:47:00Z"/>
              <w:szCs w:val="22"/>
              <w:rtl/>
              <w:lang w:bidi="he-IL"/>
            </w:rPr>
          </w:rPrChange>
        </w:rPr>
        <w:pPrChange w:id="221" w:author="user" w:date="2016-12-28T21:44:00Z">
          <w:pPr>
            <w:bidi/>
          </w:pPr>
        </w:pPrChange>
      </w:pPr>
      <w:del w:id="222" w:author="user" w:date="2016-12-28T21:47:00Z">
        <w:r w:rsidRPr="00142C6A" w:rsidDel="00142C6A">
          <w:rPr>
            <w:rFonts w:hint="cs"/>
            <w:szCs w:val="22"/>
            <w:rtl/>
            <w:lang w:bidi="he-IL"/>
            <w:rPrChange w:id="22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החיבור </w:delText>
        </w:r>
        <w:r w:rsidR="00800E6F" w:rsidRPr="00142C6A" w:rsidDel="00142C6A">
          <w:rPr>
            <w:rFonts w:hint="cs"/>
            <w:szCs w:val="22"/>
            <w:rtl/>
            <w:lang w:bidi="he-IL"/>
            <w:rPrChange w:id="224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עם רוחב הפס </w:delText>
        </w:r>
        <w:r w:rsidRPr="00142C6A" w:rsidDel="00142C6A">
          <w:rPr>
            <w:rFonts w:hint="cs"/>
            <w:szCs w:val="22"/>
            <w:rtl/>
            <w:lang w:bidi="he-IL"/>
            <w:rPrChange w:id="22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הקטן ביותר הוא 3 </w:delText>
        </w:r>
        <w:r w:rsidRPr="00142C6A" w:rsidDel="00142C6A">
          <w:rPr>
            <w:szCs w:val="22"/>
            <w:rtl/>
            <w:lang w:bidi="he-IL"/>
            <w:rPrChange w:id="226" w:author="user" w:date="2016-12-28T21:49:00Z">
              <w:rPr>
                <w:szCs w:val="22"/>
                <w:rtl/>
                <w:lang w:bidi="he-IL"/>
              </w:rPr>
            </w:rPrChange>
          </w:rPr>
          <w:delText>–</w:delText>
        </w:r>
        <w:r w:rsidRPr="00142C6A" w:rsidDel="00142C6A">
          <w:rPr>
            <w:rFonts w:hint="cs"/>
            <w:szCs w:val="22"/>
            <w:rtl/>
            <w:lang w:bidi="he-IL"/>
            <w:rPrChange w:id="22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הוא משתמש בקשתות </w:delText>
        </w:r>
        <w:r w:rsidRPr="00142C6A" w:rsidDel="00142C6A">
          <w:rPr>
            <w:szCs w:val="22"/>
            <w:lang w:bidi="he-IL"/>
            <w:rPrChange w:id="228" w:author="user" w:date="2016-12-28T21:49:00Z">
              <w:rPr>
                <w:szCs w:val="22"/>
                <w:lang w:bidi="he-IL"/>
              </w:rPr>
            </w:rPrChange>
          </w:rPr>
          <w:delText>wx</w:delText>
        </w:r>
        <w:r w:rsidRPr="00142C6A" w:rsidDel="00142C6A">
          <w:rPr>
            <w:rFonts w:hint="cs"/>
            <w:szCs w:val="22"/>
            <w:rtl/>
            <w:lang w:bidi="he-IL"/>
            <w:rPrChange w:id="22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ו </w:delText>
        </w:r>
        <w:r w:rsidRPr="00142C6A" w:rsidDel="00142C6A">
          <w:rPr>
            <w:szCs w:val="22"/>
            <w:rtl/>
            <w:lang w:bidi="he-IL"/>
            <w:rPrChange w:id="230" w:author="user" w:date="2016-12-28T21:49:00Z">
              <w:rPr>
                <w:szCs w:val="22"/>
                <w:rtl/>
                <w:lang w:bidi="he-IL"/>
              </w:rPr>
            </w:rPrChange>
          </w:rPr>
          <w:delText>–</w:delText>
        </w:r>
        <w:r w:rsidRPr="00142C6A" w:rsidDel="00142C6A">
          <w:rPr>
            <w:rFonts w:hint="cs"/>
            <w:szCs w:val="22"/>
            <w:rtl/>
            <w:lang w:bidi="he-IL"/>
            <w:rPrChange w:id="23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</w:delText>
        </w:r>
        <w:r w:rsidRPr="00142C6A" w:rsidDel="00142C6A">
          <w:rPr>
            <w:szCs w:val="22"/>
            <w:lang w:bidi="he-IL"/>
            <w:rPrChange w:id="232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Pr="00142C6A" w:rsidDel="00142C6A">
          <w:rPr>
            <w:rFonts w:hint="cs"/>
            <w:szCs w:val="22"/>
            <w:rtl/>
            <w:lang w:bidi="he-IL"/>
            <w:rPrChange w:id="23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. נשים לב שקשת </w:delText>
        </w:r>
        <w:r w:rsidRPr="00142C6A" w:rsidDel="00142C6A">
          <w:rPr>
            <w:szCs w:val="22"/>
            <w:lang w:bidi="he-IL"/>
            <w:rPrChange w:id="234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Pr="00142C6A" w:rsidDel="00142C6A">
          <w:rPr>
            <w:rFonts w:hint="cs"/>
            <w:szCs w:val="22"/>
            <w:rtl/>
            <w:lang w:bidi="he-IL"/>
            <w:rPrChange w:id="235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משותפת גם לחיבור 2 ו-4, ולכן נצטרך לחלק את רוחב הפס של הקשת בצורה זהה לשלושתם. מיכוון שרוחב הפס הלא מנוצל הוא 10, כל אחד מהחיבורים יקבל 3 ושליש.</w:delText>
        </w:r>
        <w:r w:rsidR="00E40DC5" w:rsidRPr="00142C6A" w:rsidDel="00142C6A">
          <w:rPr>
            <w:szCs w:val="22"/>
            <w:rtl/>
            <w:lang w:bidi="he-IL"/>
            <w:rPrChange w:id="236" w:author="user" w:date="2016-12-28T21:49:00Z">
              <w:rPr>
                <w:szCs w:val="22"/>
                <w:rtl/>
                <w:lang w:bidi="he-IL"/>
              </w:rPr>
            </w:rPrChange>
          </w:rPr>
          <w:br/>
        </w:r>
        <w:r w:rsidR="00E40DC5" w:rsidRPr="00142C6A" w:rsidDel="00142C6A">
          <w:rPr>
            <w:rFonts w:hint="cs"/>
            <w:szCs w:val="22"/>
            <w:rtl/>
            <w:lang w:bidi="he-IL"/>
            <w:rPrChange w:id="237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סה"כ מקשת </w:delText>
        </w:r>
        <w:r w:rsidR="00E40DC5" w:rsidRPr="00142C6A" w:rsidDel="00142C6A">
          <w:rPr>
            <w:szCs w:val="22"/>
            <w:lang w:bidi="he-IL"/>
            <w:rPrChange w:id="238" w:author="user" w:date="2016-12-28T21:49:00Z">
              <w:rPr>
                <w:szCs w:val="22"/>
                <w:lang w:bidi="he-IL"/>
              </w:rPr>
            </w:rPrChange>
          </w:rPr>
          <w:delText>wx</w:delText>
        </w:r>
        <w:r w:rsidR="00E40DC5" w:rsidRPr="00142C6A" w:rsidDel="00142C6A">
          <w:rPr>
            <w:rFonts w:hint="cs"/>
            <w:szCs w:val="22"/>
            <w:rtl/>
            <w:lang w:bidi="he-IL"/>
            <w:rPrChange w:id="23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ירד 6 ושני שליש רוחב פס (חיבור 3 ו 4), מקשת </w:delText>
        </w:r>
        <w:r w:rsidR="00E40DC5" w:rsidRPr="00142C6A" w:rsidDel="00142C6A">
          <w:rPr>
            <w:szCs w:val="22"/>
            <w:lang w:bidi="he-IL"/>
            <w:rPrChange w:id="240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="00E40DC5" w:rsidRPr="00142C6A" w:rsidDel="00142C6A">
          <w:rPr>
            <w:rFonts w:hint="cs"/>
            <w:szCs w:val="22"/>
            <w:rtl/>
            <w:lang w:bidi="he-IL"/>
            <w:rPrChange w:id="24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10 מרוחב הפס (חיבורים 2,3,4), ומקשת </w:delText>
        </w:r>
        <w:r w:rsidR="00E40DC5" w:rsidRPr="00142C6A" w:rsidDel="00142C6A">
          <w:rPr>
            <w:szCs w:val="22"/>
            <w:lang w:bidi="he-IL"/>
            <w:rPrChange w:id="242" w:author="user" w:date="2016-12-28T21:49:00Z">
              <w:rPr>
                <w:szCs w:val="22"/>
                <w:lang w:bidi="he-IL"/>
              </w:rPr>
            </w:rPrChange>
          </w:rPr>
          <w:delText>zy</w:delText>
        </w:r>
        <w:r w:rsidR="00E40DC5" w:rsidRPr="00142C6A" w:rsidDel="00142C6A">
          <w:rPr>
            <w:rFonts w:hint="cs"/>
            <w:szCs w:val="22"/>
            <w:rtl/>
            <w:lang w:bidi="he-IL"/>
            <w:rPrChange w:id="24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ירד 3 ושליש מרוחב הפס (חיבור 2).</w:delText>
        </w:r>
      </w:del>
    </w:p>
    <w:p w14:paraId="17AE890B" w14:textId="21FD0890" w:rsidR="005F1D60" w:rsidRPr="00142C6A" w:rsidDel="00020809" w:rsidRDefault="005F1D60" w:rsidP="005F1D60">
      <w:pPr>
        <w:bidi/>
        <w:rPr>
          <w:del w:id="244" w:author="user" w:date="2016-12-28T21:51:00Z"/>
          <w:szCs w:val="22"/>
          <w:u w:val="single"/>
          <w:rtl/>
          <w:lang w:bidi="he-IL"/>
          <w:rPrChange w:id="245" w:author="user" w:date="2016-12-28T21:49:00Z">
            <w:rPr>
              <w:del w:id="246" w:author="user" w:date="2016-12-28T21:51:00Z"/>
              <w:szCs w:val="22"/>
              <w:u w:val="single"/>
              <w:rtl/>
              <w:lang w:bidi="he-IL"/>
            </w:rPr>
          </w:rPrChange>
        </w:rPr>
      </w:pPr>
      <w:bookmarkStart w:id="247" w:name="_GoBack"/>
      <w:bookmarkEnd w:id="247"/>
      <w:del w:id="248" w:author="user" w:date="2016-12-28T21:51:00Z">
        <w:r w:rsidRPr="00142C6A" w:rsidDel="00020809">
          <w:rPr>
            <w:rFonts w:hint="cs"/>
            <w:szCs w:val="22"/>
            <w:u w:val="single"/>
            <w:rtl/>
            <w:lang w:bidi="he-IL"/>
            <w:rPrChange w:id="249" w:author="user" w:date="2016-12-28T21:49:00Z">
              <w:rPr>
                <w:rFonts w:hint="cs"/>
                <w:szCs w:val="22"/>
                <w:u w:val="single"/>
                <w:rtl/>
                <w:lang w:bidi="he-IL"/>
              </w:rPr>
            </w:rPrChange>
          </w:rPr>
          <w:delText>שלב 3</w:delText>
        </w:r>
      </w:del>
    </w:p>
    <w:p w14:paraId="6AFCB8C1" w14:textId="37418D94" w:rsidR="005F1D60" w:rsidRPr="00142C6A" w:rsidDel="00142C6A" w:rsidRDefault="00372476" w:rsidP="00020809">
      <w:pPr>
        <w:bidi/>
        <w:rPr>
          <w:del w:id="250" w:author="user" w:date="2016-12-28T21:48:00Z"/>
          <w:szCs w:val="22"/>
          <w:rtl/>
          <w:lang w:bidi="he-IL"/>
          <w:rPrChange w:id="251" w:author="user" w:date="2016-12-28T21:49:00Z">
            <w:rPr>
              <w:del w:id="252" w:author="user" w:date="2016-12-28T21:48:00Z"/>
              <w:szCs w:val="22"/>
              <w:rtl/>
              <w:lang w:bidi="he-IL"/>
            </w:rPr>
          </w:rPrChange>
        </w:rPr>
        <w:pPrChange w:id="253" w:author="user" w:date="2016-12-28T21:51:00Z">
          <w:pPr>
            <w:bidi/>
          </w:pPr>
        </w:pPrChange>
      </w:pPr>
      <w:ins w:id="254" w:author="user" w:date="2016-12-28T21:51:00Z">
        <w:r>
          <w:rPr>
            <w:rFonts w:hint="cs"/>
            <w:szCs w:val="22"/>
            <w:rtl/>
            <w:lang w:bidi="he-IL"/>
          </w:rPr>
          <w:t xml:space="preserve">לאחר שלב 2, </w:t>
        </w:r>
      </w:ins>
      <w:ins w:id="255" w:author="user" w:date="2016-12-28T21:48:00Z">
        <w:r w:rsidR="00142C6A" w:rsidRPr="00142C6A">
          <w:rPr>
            <w:rFonts w:hint="cs"/>
            <w:szCs w:val="22"/>
            <w:rtl/>
            <w:lang w:bidi="he-IL"/>
            <w:rPrChange w:id="256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חיבור מספר 1 סופק לחלוטין, וחיבורים 2,3,4 לא יכולים להגדיל את רוחב הפס בפועל שלהם בעקבות שקשת </w:t>
        </w:r>
        <w:proofErr w:type="spellStart"/>
        <w:r w:rsidR="00142C6A" w:rsidRPr="00142C6A">
          <w:rPr>
            <w:szCs w:val="22"/>
            <w:lang w:bidi="he-IL"/>
            <w:rPrChange w:id="257" w:author="user" w:date="2016-12-28T21:49:00Z">
              <w:rPr>
                <w:szCs w:val="22"/>
                <w:lang w:bidi="he-IL"/>
              </w:rPr>
            </w:rPrChange>
          </w:rPr>
          <w:t>xy</w:t>
        </w:r>
        <w:proofErr w:type="spellEnd"/>
        <w:r w:rsidR="00020809">
          <w:rPr>
            <w:rFonts w:hint="cs"/>
            <w:szCs w:val="22"/>
            <w:rtl/>
            <w:lang w:bidi="he-IL"/>
            <w:rPrChange w:id="258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 נוצלה לחלוטי</w:t>
        </w:r>
        <w:r w:rsidR="00142C6A" w:rsidRPr="00142C6A">
          <w:rPr>
            <w:rFonts w:hint="cs"/>
            <w:szCs w:val="22"/>
            <w:rtl/>
            <w:lang w:bidi="he-IL"/>
            <w:rPrChange w:id="259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t xml:space="preserve">ן - </w:t>
        </w:r>
      </w:ins>
      <w:del w:id="260" w:author="user" w:date="2016-12-28T21:48:00Z">
        <w:r w:rsidR="005F1D60" w:rsidRPr="00142C6A" w:rsidDel="00142C6A">
          <w:rPr>
            <w:rFonts w:hint="cs"/>
            <w:szCs w:val="22"/>
            <w:rtl/>
            <w:lang w:bidi="he-IL"/>
            <w:rPrChange w:id="261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כעת מיכוון שהחיבורים הנותרים 2,3,4 כולם עוברים דרך קשת </w:delText>
        </w:r>
        <w:r w:rsidR="005F1D60" w:rsidRPr="00142C6A" w:rsidDel="00142C6A">
          <w:rPr>
            <w:szCs w:val="22"/>
            <w:lang w:bidi="he-IL"/>
            <w:rPrChange w:id="262" w:author="user" w:date="2016-12-28T21:49:00Z">
              <w:rPr>
                <w:szCs w:val="22"/>
                <w:lang w:bidi="he-IL"/>
              </w:rPr>
            </w:rPrChange>
          </w:rPr>
          <w:delText>xz</w:delText>
        </w:r>
        <w:r w:rsidR="005F1D60" w:rsidRPr="00142C6A" w:rsidDel="00142C6A">
          <w:rPr>
            <w:rFonts w:hint="cs"/>
            <w:szCs w:val="22"/>
            <w:rtl/>
            <w:lang w:bidi="he-IL"/>
            <w:rPrChange w:id="263" w:author="user" w:date="2016-12-28T21:49:00Z">
              <w:rPr>
                <w:rFonts w:hint="cs"/>
                <w:szCs w:val="22"/>
                <w:rtl/>
                <w:lang w:bidi="he-IL"/>
              </w:rPr>
            </w:rPrChange>
          </w:rPr>
          <w:delText xml:space="preserve"> ורוחב הפס שלה נוצל לחלוטין, לא ניתן לספק לאף אחד מהם רוחב פס נוסף.</w:delText>
        </w:r>
      </w:del>
    </w:p>
    <w:p w14:paraId="129F6D31" w14:textId="3106241C" w:rsidR="001369EE" w:rsidRPr="00142C6A" w:rsidRDefault="005F1D60" w:rsidP="005F1D60">
      <w:pPr>
        <w:bidi/>
        <w:rPr>
          <w:szCs w:val="22"/>
          <w:rtl/>
          <w:lang w:bidi="he-IL"/>
          <w:rPrChange w:id="264" w:author="user" w:date="2016-12-28T21:49:00Z">
            <w:rPr>
              <w:szCs w:val="22"/>
              <w:rtl/>
              <w:lang w:bidi="he-IL"/>
            </w:rPr>
          </w:rPrChange>
        </w:rPr>
      </w:pPr>
      <w:r w:rsidRPr="00142C6A">
        <w:rPr>
          <w:rFonts w:hint="cs"/>
          <w:szCs w:val="22"/>
          <w:rtl/>
          <w:lang w:bidi="he-IL"/>
          <w:rPrChange w:id="265" w:author="user" w:date="2016-12-28T21:49:00Z">
            <w:rPr>
              <w:rFonts w:hint="cs"/>
              <w:szCs w:val="22"/>
              <w:rtl/>
              <w:lang w:bidi="he-IL"/>
            </w:rPr>
          </w:rPrChange>
        </w:rPr>
        <w:t>לכן סיימנו.</w:t>
      </w:r>
    </w:p>
    <w:p w14:paraId="0E561289" w14:textId="1711B789" w:rsidR="001369EE" w:rsidRPr="00142C6A" w:rsidRDefault="00E06D64" w:rsidP="00E06D64">
      <w:pPr>
        <w:rPr>
          <w:szCs w:val="22"/>
          <w:lang w:bidi="he-IL"/>
          <w:rPrChange w:id="266" w:author="user" w:date="2016-12-28T21:49:00Z">
            <w:rPr>
              <w:lang w:bidi="he-IL"/>
            </w:rPr>
          </w:rPrChange>
        </w:rPr>
      </w:pPr>
      <w:r w:rsidRPr="00142C6A">
        <w:rPr>
          <w:szCs w:val="22"/>
          <w:rtl/>
          <w:lang w:bidi="he-IL"/>
          <w:rPrChange w:id="267" w:author="user" w:date="2016-12-28T21:49:00Z">
            <w:rPr>
              <w:rtl/>
              <w:lang w:bidi="he-IL"/>
            </w:rPr>
          </w:rPrChange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436436E5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4C7EBFF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729F718B" w:rsidR="00EE7A82" w:rsidRPr="0061059F" w:rsidRDefault="00EE7A82" w:rsidP="00EE7A82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456FA508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קצת 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1EE1C704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ייסים לשלוח את ה-</w:t>
      </w:r>
      <m:oMath>
        <m:r>
          <w:rPr>
            <w:rFonts w:ascii="Cambria Math" w:hAnsi="Cambria Math"/>
            <w:szCs w:val="22"/>
            <w:lang w:bidi="he-IL"/>
          </w:rPr>
          <m:t>3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16AC008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נסיין 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3AB26EF0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ו-5.</w:t>
      </w:r>
    </w:p>
    <w:p w14:paraId="5755E446" w14:textId="33899979" w:rsidR="00F11BC9" w:rsidRPr="0061059F" w:rsidRDefault="00F11BC9" w:rsidP="00AF01EF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>את שליחת על 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5E7BF9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Default="00F11BC9" w:rsidP="00F11BC9">
      <w:pPr>
        <w:bidi/>
        <w:rPr>
          <w:ins w:id="268" w:author="user" w:date="2016-12-27T19:05:00Z"/>
          <w:rtl/>
          <w:lang w:bidi="he-IL"/>
        </w:rPr>
      </w:pPr>
    </w:p>
    <w:p w14:paraId="031ADC69" w14:textId="77777777" w:rsidR="0060771E" w:rsidRDefault="0060771E" w:rsidP="0060771E">
      <w:pPr>
        <w:bidi/>
        <w:rPr>
          <w:ins w:id="269" w:author="user" w:date="2016-12-27T18:49:00Z"/>
          <w:rtl/>
          <w:lang w:bidi="he-IL"/>
        </w:rPr>
      </w:pPr>
    </w:p>
    <w:p w14:paraId="55FACA75" w14:textId="28118850" w:rsidR="007F4D97" w:rsidRDefault="007F4D97">
      <w:pPr>
        <w:pStyle w:val="Heading2"/>
        <w:bidi/>
        <w:rPr>
          <w:ins w:id="270" w:author="user" w:date="2016-12-27T18:49:00Z"/>
          <w:rtl/>
          <w:lang w:bidi="he-IL"/>
        </w:rPr>
        <w:pPrChange w:id="271" w:author="user" w:date="2016-12-27T19:05:00Z">
          <w:pPr>
            <w:bidi/>
          </w:pPr>
        </w:pPrChange>
      </w:pPr>
      <w:ins w:id="272" w:author="user" w:date="2016-12-27T18:49:00Z">
        <w:r>
          <w:rPr>
            <w:rFonts w:hint="cs"/>
            <w:rtl/>
            <w:lang w:bidi="he-IL"/>
          </w:rPr>
          <w:t>בונוס</w:t>
        </w:r>
      </w:ins>
    </w:p>
    <w:p w14:paraId="2D08076C" w14:textId="0FF3E22B" w:rsidR="007F4D97" w:rsidRPr="0060771E" w:rsidRDefault="007F4D97">
      <w:pPr>
        <w:pStyle w:val="ListParagraph"/>
        <w:numPr>
          <w:ilvl w:val="0"/>
          <w:numId w:val="4"/>
        </w:numPr>
        <w:bidi/>
        <w:rPr>
          <w:ins w:id="273" w:author="user" w:date="2016-12-27T18:49:00Z"/>
          <w:szCs w:val="22"/>
          <w:lang w:bidi="he-IL"/>
          <w:rPrChange w:id="274" w:author="user" w:date="2016-12-27T19:05:00Z">
            <w:rPr>
              <w:ins w:id="275" w:author="user" w:date="2016-12-27T18:49:00Z"/>
              <w:lang w:bidi="he-IL"/>
            </w:rPr>
          </w:rPrChange>
        </w:rPr>
        <w:pPrChange w:id="276" w:author="user" w:date="2016-12-27T19:05:00Z">
          <w:pPr>
            <w:bidi/>
          </w:pPr>
        </w:pPrChange>
      </w:pPr>
      <w:ins w:id="277" w:author="user" w:date="2016-12-27T18:52:00Z">
        <w:r w:rsidRPr="0060771E">
          <w:rPr>
            <w:rFonts w:hint="eastAsia"/>
            <w:szCs w:val="22"/>
            <w:rtl/>
            <w:lang w:bidi="he-IL"/>
            <w:rPrChange w:id="278" w:author="user" w:date="2016-12-27T19:05:00Z">
              <w:rPr>
                <w:rFonts w:hint="eastAsia"/>
                <w:rtl/>
                <w:lang w:bidi="he-IL"/>
              </w:rPr>
            </w:rPrChange>
          </w:rPr>
          <w:t>מדור</w:t>
        </w:r>
      </w:ins>
      <w:ins w:id="279" w:author="user" w:date="2016-12-27T18:53:00Z">
        <w:r w:rsidRPr="0060771E">
          <w:rPr>
            <w:rFonts w:hint="eastAsia"/>
            <w:szCs w:val="22"/>
            <w:rtl/>
            <w:lang w:bidi="he-IL"/>
            <w:rPrChange w:id="280" w:author="user" w:date="2016-12-27T19:05:00Z">
              <w:rPr>
                <w:rFonts w:hint="eastAsia"/>
                <w:rtl/>
                <w:lang w:bidi="he-IL"/>
              </w:rPr>
            </w:rPrChange>
          </w:rPr>
          <w:t>ות</w:t>
        </w:r>
      </w:ins>
      <w:ins w:id="281" w:author="user" w:date="2016-12-27T18:52:00Z">
        <w:r w:rsidRPr="0060771E">
          <w:rPr>
            <w:szCs w:val="22"/>
            <w:rtl/>
            <w:lang w:bidi="he-IL"/>
            <w:rPrChange w:id="282" w:author="user" w:date="2016-12-27T19:05:00Z">
              <w:rPr>
                <w:rtl/>
                <w:lang w:bidi="he-IL"/>
              </w:rPr>
            </w:rPrChange>
          </w:rPr>
          <w:t xml:space="preserve"> – הדליקו מדורה על מנת לסמן על התרחשות אירוע מסויים</w:t>
        </w:r>
      </w:ins>
      <w:ins w:id="283" w:author="user" w:date="2016-12-27T18:54:00Z">
        <w:r w:rsidRPr="0060771E">
          <w:rPr>
            <w:szCs w:val="22"/>
            <w:rtl/>
            <w:lang w:bidi="he-IL"/>
            <w:rPrChange w:id="284" w:author="user" w:date="2016-12-27T19:05:00Z">
              <w:rPr>
                <w:rtl/>
                <w:lang w:bidi="he-IL"/>
              </w:rPr>
            </w:rPrChange>
          </w:rPr>
          <w:t xml:space="preserve"> (</w:t>
        </w:r>
      </w:ins>
      <w:ins w:id="285" w:author="user" w:date="2016-12-27T19:05:00Z">
        <w:r w:rsidR="0060771E">
          <w:rPr>
            <w:rFonts w:hint="cs"/>
            <w:szCs w:val="22"/>
            <w:rtl/>
            <w:lang w:bidi="he-IL"/>
          </w:rPr>
          <w:t>השתמשו</w:t>
        </w:r>
      </w:ins>
      <w:ins w:id="286" w:author="user" w:date="2016-12-27T18:54:00Z">
        <w:r w:rsidRPr="0060771E">
          <w:rPr>
            <w:szCs w:val="22"/>
            <w:rtl/>
            <w:lang w:bidi="he-IL"/>
            <w:rPrChange w:id="287" w:author="user" w:date="2016-12-27T19:05:00Z">
              <w:rPr>
                <w:rtl/>
                <w:lang w:bidi="he-IL"/>
              </w:rPr>
            </w:rPrChange>
          </w:rPr>
          <w:t xml:space="preserve"> בצבעים</w:t>
        </w:r>
      </w:ins>
      <w:ins w:id="288" w:author="user" w:date="2016-12-27T19:05:00Z">
        <w:r w:rsidR="0060771E">
          <w:rPr>
            <w:rFonts w:hint="cs"/>
            <w:szCs w:val="22"/>
            <w:rtl/>
            <w:lang w:bidi="he-IL"/>
          </w:rPr>
          <w:t xml:space="preserve"> להעברת מסרים שונים</w:t>
        </w:r>
      </w:ins>
      <w:ins w:id="289" w:author="user" w:date="2016-12-27T18:54:00Z">
        <w:r w:rsidRPr="0060771E">
          <w:rPr>
            <w:szCs w:val="22"/>
            <w:rtl/>
            <w:lang w:bidi="he-IL"/>
            <w:rPrChange w:id="290" w:author="user" w:date="2016-12-27T19:05:00Z">
              <w:rPr>
                <w:rtl/>
                <w:lang w:bidi="he-IL"/>
              </w:rPr>
            </w:rPrChange>
          </w:rPr>
          <w:t>)</w:t>
        </w:r>
      </w:ins>
      <w:ins w:id="291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p w14:paraId="06B7EB92" w14:textId="1A0CAB43" w:rsidR="0060771E" w:rsidRPr="0060771E" w:rsidRDefault="007F4D97">
      <w:pPr>
        <w:pStyle w:val="ListParagraph"/>
        <w:numPr>
          <w:ilvl w:val="0"/>
          <w:numId w:val="4"/>
        </w:numPr>
        <w:bidi/>
        <w:rPr>
          <w:szCs w:val="22"/>
          <w:rtl/>
          <w:lang w:bidi="he-IL"/>
          <w:rPrChange w:id="292" w:author="user" w:date="2016-12-27T19:05:00Z">
            <w:rPr>
              <w:rtl/>
              <w:lang w:bidi="he-IL"/>
            </w:rPr>
          </w:rPrChange>
        </w:rPr>
        <w:pPrChange w:id="293" w:author="user" w:date="2016-12-27T19:05:00Z">
          <w:pPr>
            <w:bidi/>
          </w:pPr>
        </w:pPrChange>
      </w:pPr>
      <w:ins w:id="294" w:author="user" w:date="2016-12-27T18:49:00Z">
        <w:r w:rsidRPr="0060771E">
          <w:rPr>
            <w:rFonts w:hint="eastAsia"/>
            <w:szCs w:val="22"/>
            <w:rtl/>
            <w:lang w:bidi="he-IL"/>
            <w:rPrChange w:id="295" w:author="user" w:date="2016-12-27T19:05:00Z">
              <w:rPr>
                <w:rFonts w:hint="eastAsia"/>
                <w:rtl/>
                <w:lang w:bidi="he-IL"/>
              </w:rPr>
            </w:rPrChange>
          </w:rPr>
          <w:t>שליח</w:t>
        </w:r>
      </w:ins>
      <w:ins w:id="296" w:author="user" w:date="2016-12-27T18:51:00Z">
        <w:r w:rsidRPr="0060771E">
          <w:rPr>
            <w:rFonts w:hint="eastAsia"/>
            <w:szCs w:val="22"/>
            <w:rtl/>
            <w:lang w:bidi="he-IL"/>
            <w:rPrChange w:id="297" w:author="user" w:date="2016-12-27T19:05:00Z">
              <w:rPr>
                <w:rFonts w:hint="eastAsia"/>
                <w:rtl/>
                <w:lang w:bidi="he-IL"/>
              </w:rPr>
            </w:rPrChange>
          </w:rPr>
          <w:t>ים</w:t>
        </w:r>
      </w:ins>
      <w:ins w:id="298" w:author="user" w:date="2016-12-27T18:52:00Z">
        <w:r w:rsidRPr="0060771E">
          <w:rPr>
            <w:szCs w:val="22"/>
            <w:rtl/>
            <w:lang w:bidi="he-IL"/>
            <w:rPrChange w:id="299" w:author="user" w:date="2016-12-27T19:05:00Z">
              <w:rPr>
                <w:rtl/>
                <w:lang w:bidi="he-IL"/>
              </w:rPr>
            </w:rPrChange>
          </w:rPr>
          <w:t xml:space="preserve"> – אנשים ש</w:t>
        </w:r>
      </w:ins>
      <w:ins w:id="300" w:author="user" w:date="2016-12-27T18:54:00Z">
        <w:r w:rsidRPr="0060771E">
          <w:rPr>
            <w:rFonts w:hint="eastAsia"/>
            <w:szCs w:val="22"/>
            <w:rtl/>
            <w:lang w:bidi="he-IL"/>
            <w:rPrChange w:id="301" w:author="user" w:date="2016-12-27T19:05:00Z">
              <w:rPr>
                <w:rFonts w:hint="eastAsia"/>
                <w:rtl/>
                <w:lang w:bidi="he-IL"/>
              </w:rPr>
            </w:rPrChange>
          </w:rPr>
          <w:t>ה</w:t>
        </w:r>
      </w:ins>
      <w:ins w:id="302" w:author="user" w:date="2016-12-27T18:52:00Z">
        <w:r w:rsidRPr="0060771E">
          <w:rPr>
            <w:rFonts w:hint="eastAsia"/>
            <w:szCs w:val="22"/>
            <w:rtl/>
            <w:lang w:bidi="he-IL"/>
            <w:rPrChange w:id="303" w:author="user" w:date="2016-12-27T19:05:00Z">
              <w:rPr>
                <w:rFonts w:hint="eastAsia"/>
                <w:rtl/>
                <w:lang w:bidi="he-IL"/>
              </w:rPr>
            </w:rPrChange>
          </w:rPr>
          <w:t>עב</w:t>
        </w:r>
      </w:ins>
      <w:ins w:id="304" w:author="user" w:date="2016-12-27T18:54:00Z">
        <w:r w:rsidRPr="0060771E">
          <w:rPr>
            <w:rFonts w:hint="eastAsia"/>
            <w:szCs w:val="22"/>
            <w:rtl/>
            <w:lang w:bidi="he-IL"/>
            <w:rPrChange w:id="305" w:author="user" w:date="2016-12-27T19:05:00Z">
              <w:rPr>
                <w:rFonts w:hint="eastAsia"/>
                <w:rtl/>
                <w:lang w:bidi="he-IL"/>
              </w:rPr>
            </w:rPrChange>
          </w:rPr>
          <w:t>י</w:t>
        </w:r>
      </w:ins>
      <w:ins w:id="306" w:author="user" w:date="2016-12-27T18:52:00Z">
        <w:r w:rsidRPr="0060771E">
          <w:rPr>
            <w:rFonts w:hint="eastAsia"/>
            <w:szCs w:val="22"/>
            <w:rtl/>
            <w:lang w:bidi="he-IL"/>
            <w:rPrChange w:id="307" w:author="user" w:date="2016-12-27T19:05:00Z">
              <w:rPr>
                <w:rFonts w:hint="eastAsia"/>
                <w:rtl/>
                <w:lang w:bidi="he-IL"/>
              </w:rPr>
            </w:rPrChange>
          </w:rPr>
          <w:t>רו</w:t>
        </w:r>
      </w:ins>
      <w:ins w:id="308" w:author="user" w:date="2016-12-27T18:54:00Z">
        <w:r w:rsidRPr="0060771E">
          <w:rPr>
            <w:szCs w:val="22"/>
            <w:rtl/>
            <w:lang w:bidi="he-IL"/>
            <w:rPrChange w:id="309" w:author="user" w:date="2016-12-27T19:05:00Z">
              <w:rPr>
                <w:rtl/>
                <w:lang w:bidi="he-IL"/>
              </w:rPr>
            </w:rPrChange>
          </w:rPr>
          <w:t xml:space="preserve"> מסרים</w:t>
        </w:r>
      </w:ins>
      <w:ins w:id="310" w:author="user" w:date="2016-12-27T18:52:00Z">
        <w:r w:rsidRPr="0060771E">
          <w:rPr>
            <w:szCs w:val="22"/>
            <w:rtl/>
            <w:lang w:bidi="he-IL"/>
            <w:rPrChange w:id="311" w:author="user" w:date="2016-12-27T19:05:00Z">
              <w:rPr>
                <w:rtl/>
                <w:lang w:bidi="he-IL"/>
              </w:rPr>
            </w:rPrChange>
          </w:rPr>
          <w:t xml:space="preserve"> ממקום למקום</w:t>
        </w:r>
      </w:ins>
      <w:ins w:id="312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sectPr w:rsidR="0060771E" w:rsidRPr="0060771E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F85FDD" w14:textId="77777777" w:rsidR="005E7BF9" w:rsidRDefault="005E7BF9" w:rsidP="00BD6704">
      <w:r>
        <w:separator/>
      </w:r>
    </w:p>
  </w:endnote>
  <w:endnote w:type="continuationSeparator" w:id="0">
    <w:p w14:paraId="0A24250F" w14:textId="77777777" w:rsidR="005E7BF9" w:rsidRDefault="005E7BF9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CB3E15" w14:textId="77777777" w:rsidR="005E7BF9" w:rsidRDefault="005E7BF9" w:rsidP="00BD6704">
      <w:r>
        <w:separator/>
      </w:r>
    </w:p>
  </w:footnote>
  <w:footnote w:type="continuationSeparator" w:id="0">
    <w:p w14:paraId="44A09893" w14:textId="77777777" w:rsidR="005E7BF9" w:rsidRDefault="005E7BF9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41F42"/>
    <w:multiLevelType w:val="hybridMultilevel"/>
    <w:tmpl w:val="DF22C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20809"/>
    <w:rsid w:val="00055CEC"/>
    <w:rsid w:val="000B5284"/>
    <w:rsid w:val="00103EF8"/>
    <w:rsid w:val="001369EE"/>
    <w:rsid w:val="00142C6A"/>
    <w:rsid w:val="001E1329"/>
    <w:rsid w:val="00200C75"/>
    <w:rsid w:val="00215D5B"/>
    <w:rsid w:val="00236283"/>
    <w:rsid w:val="00250F01"/>
    <w:rsid w:val="00265E53"/>
    <w:rsid w:val="002A347C"/>
    <w:rsid w:val="002C5CFA"/>
    <w:rsid w:val="00327AF2"/>
    <w:rsid w:val="00333078"/>
    <w:rsid w:val="00342505"/>
    <w:rsid w:val="00372476"/>
    <w:rsid w:val="00395082"/>
    <w:rsid w:val="0047054A"/>
    <w:rsid w:val="004B7865"/>
    <w:rsid w:val="004E35E8"/>
    <w:rsid w:val="004F6546"/>
    <w:rsid w:val="00537C31"/>
    <w:rsid w:val="00571907"/>
    <w:rsid w:val="005E204D"/>
    <w:rsid w:val="005E7BF9"/>
    <w:rsid w:val="005F1D60"/>
    <w:rsid w:val="005F463E"/>
    <w:rsid w:val="0060771E"/>
    <w:rsid w:val="0061059F"/>
    <w:rsid w:val="00632DFC"/>
    <w:rsid w:val="00654CE2"/>
    <w:rsid w:val="006D0797"/>
    <w:rsid w:val="0070720A"/>
    <w:rsid w:val="00756654"/>
    <w:rsid w:val="007A26DC"/>
    <w:rsid w:val="007F4D97"/>
    <w:rsid w:val="00800E6F"/>
    <w:rsid w:val="008303E3"/>
    <w:rsid w:val="00876103"/>
    <w:rsid w:val="008963FD"/>
    <w:rsid w:val="0089717E"/>
    <w:rsid w:val="008C5B04"/>
    <w:rsid w:val="008E2193"/>
    <w:rsid w:val="00993A5D"/>
    <w:rsid w:val="009A0BEA"/>
    <w:rsid w:val="009D5ED3"/>
    <w:rsid w:val="009F166A"/>
    <w:rsid w:val="00A510BA"/>
    <w:rsid w:val="00A71DFD"/>
    <w:rsid w:val="00AF01EF"/>
    <w:rsid w:val="00B47191"/>
    <w:rsid w:val="00B7365B"/>
    <w:rsid w:val="00BD6704"/>
    <w:rsid w:val="00BE37C9"/>
    <w:rsid w:val="00C339C9"/>
    <w:rsid w:val="00C463F4"/>
    <w:rsid w:val="00C63D1C"/>
    <w:rsid w:val="00CF43AF"/>
    <w:rsid w:val="00D161B3"/>
    <w:rsid w:val="00D32196"/>
    <w:rsid w:val="00D619DE"/>
    <w:rsid w:val="00E06D64"/>
    <w:rsid w:val="00E14283"/>
    <w:rsid w:val="00E40DC5"/>
    <w:rsid w:val="00E46BD5"/>
    <w:rsid w:val="00E75556"/>
    <w:rsid w:val="00EE7A82"/>
    <w:rsid w:val="00F11BC9"/>
    <w:rsid w:val="00F14E6E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7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71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0771E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9E0CB-F83F-4579-85A8-F02A36B29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5</Pages>
  <Words>1112</Words>
  <Characters>6344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15</cp:revision>
  <dcterms:created xsi:type="dcterms:W3CDTF">2016-12-24T13:01:00Z</dcterms:created>
  <dcterms:modified xsi:type="dcterms:W3CDTF">2016-12-28T19:51:00Z</dcterms:modified>
</cp:coreProperties>
</file>