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6C2B2639" w:rsidR="00265E53" w:rsidRDefault="00265E53" w:rsidP="00265E53">
      <w:pPr>
        <w:bidi/>
        <w:ind w:left="360"/>
        <w:rPr>
          <w:lang w:bidi="he-IL"/>
        </w:rPr>
      </w:pPr>
    </w:p>
    <w:p w14:paraId="23306397" w14:textId="4E663C96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1557A20E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3EC67164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oval w14:anchorId="301F77F7" id="Oval 14" o:spid="_x0000_s1026" style="position:absolute;margin-left:109.75pt;margin-top:5.5pt;width:44.95pt;height:3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6A9E26C5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4AB4E575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1ADBCD1B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1B156A0E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5DD483EF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EE7A82" w:rsidRPr="00265E53" w:rsidRDefault="00EE7A82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EE7A82" w:rsidRPr="00265E53" w:rsidRDefault="00EE7A82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7F11E598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1D76D0EF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EE7A82" w:rsidRPr="00265E53" w:rsidRDefault="00EE7A82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EE7A82" w:rsidRPr="00265E53" w:rsidRDefault="00EE7A82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68F44446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נקח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1745FD66" w:rsidR="009D5ED3" w:rsidRDefault="00A510BA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7316F2A4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type w14:anchorId="08C95380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6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" filled="f" stroked="f">
                <v:textbox>
                  <w:txbxContent>
                    <w:p w14:paraId="2A1526DC" w14:textId="2788248B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09894BC0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56D32621" id="Text Box 27" o:spid="_x0000_s1038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ClW0b5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6FB775B2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212D44C0" id="Text Box 2" o:spid="_x0000_s1039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6rCCX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30DC0181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4F7E6DA3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064E7172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35B4921A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02B5E605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1A12307A" id="Text Box 19" o:spid="_x0000_s1042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" filled="f" stroked="f">
                <v:textbox>
                  <w:txbxContent>
                    <w:p w14:paraId="12B9DDBB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36E137B0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EE7A82" w:rsidRPr="009D5ED3" w:rsidRDefault="00EE7A82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EE7A82" w:rsidRPr="009D5ED3" w:rsidRDefault="00EE7A82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oval w14:anchorId="412A3B0A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3C0F990F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4DC7A289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395CA61E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mv="urn:schemas-microsoft-com:mac:vml" xmlns:mo="http://schemas.microsoft.com/office/mac/office/2008/main">
            <w:pict>
              <v:line w14:anchorId="5751DE57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tl/>
          <w:lang w:bidi="he-IL"/>
        </w:rPr>
      </w:pPr>
      <w:r>
        <w:rPr>
          <w:lang w:bidi="he-IL"/>
        </w:rPr>
        <w:t>i</w:t>
      </w:r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>יפרסם את הודעת הקונפיג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שולח הודעות קונפיג בהם הוא מודיע שמרחקו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>מקבל הודעה קונפיג,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מיכוון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מיכוון שהפרוטקול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קונפיג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r w:rsidRPr="00395082">
        <w:rPr>
          <w:b/>
          <w:bCs/>
          <w:szCs w:val="22"/>
          <w:lang w:bidi="he-IL"/>
        </w:rPr>
        <w:t>x</w:t>
      </w:r>
      <w:r w:rsidRPr="00395082">
        <w:rPr>
          <w:rFonts w:hint="cs"/>
          <w:b/>
          <w:bCs/>
          <w:szCs w:val="22"/>
          <w:rtl/>
          <w:lang w:bidi="he-IL"/>
        </w:rPr>
        <w:t xml:space="preserve"> יפרסם את הודע</w:t>
      </w:r>
      <w:r w:rsidR="007A26DC">
        <w:rPr>
          <w:rFonts w:hint="cs"/>
          <w:b/>
          <w:bCs/>
          <w:szCs w:val="22"/>
          <w:rtl/>
          <w:lang w:bidi="he-IL"/>
        </w:rPr>
        <w:t>ת הק</w:t>
      </w:r>
      <w:r w:rsidRPr="00395082">
        <w:rPr>
          <w:rFonts w:hint="cs"/>
          <w:b/>
          <w:bCs/>
          <w:szCs w:val="22"/>
          <w:rtl/>
          <w:lang w:bidi="he-IL"/>
        </w:rPr>
        <w:t>ונפיג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port </w:t>
      </w:r>
      <w:r>
        <w:rPr>
          <w:rFonts w:hint="cs"/>
          <w:szCs w:val="22"/>
          <w:rtl/>
          <w:lang w:bidi="he-IL"/>
        </w:rPr>
        <w:t xml:space="preserve"> שלו, ע"י הנוסחא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1CF8C6DD" w:rsidR="008E2193" w:rsidRDefault="008E2193" w:rsidP="00A510BA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>כיוון 2: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>.</w:t>
      </w:r>
    </w:p>
    <w:p w14:paraId="0EF1BE57" w14:textId="1181F74F" w:rsidR="005E204D" w:rsidRDefault="005E204D" w:rsidP="005E204D">
      <w:pPr>
        <w:bidi/>
        <w:rPr>
          <w:rtl/>
          <w:lang w:bidi="he-IL"/>
        </w:rPr>
      </w:pPr>
    </w:p>
    <w:p w14:paraId="41F94972" w14:textId="686A5F7E" w:rsidR="009F166A" w:rsidRPr="0060771E" w:rsidRDefault="009F166A" w:rsidP="009F166A">
      <w:pPr>
        <w:bidi/>
        <w:rPr>
          <w:szCs w:val="22"/>
          <w:rtl/>
          <w:lang w:bidi="he-IL"/>
          <w:rPrChange w:id="0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1" w:author="user" w:date="2016-12-27T19:03:00Z">
            <w:rPr>
              <w:rFonts w:hint="eastAsia"/>
              <w:rtl/>
              <w:lang w:bidi="he-IL"/>
            </w:rPr>
          </w:rPrChange>
        </w:rPr>
        <w:t>נראה</w:t>
      </w:r>
      <w:r w:rsidRPr="0060771E">
        <w:rPr>
          <w:szCs w:val="22"/>
          <w:rtl/>
          <w:lang w:bidi="he-IL"/>
          <w:rPrChange w:id="2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" w:author="user" w:date="2016-12-27T19:03:00Z">
            <w:rPr>
              <w:rFonts w:hint="eastAsia"/>
              <w:rtl/>
              <w:lang w:bidi="he-IL"/>
            </w:rPr>
          </w:rPrChange>
        </w:rPr>
        <w:t>על</w:t>
      </w:r>
      <w:r w:rsidRPr="0060771E">
        <w:rPr>
          <w:szCs w:val="22"/>
          <w:rtl/>
          <w:lang w:bidi="he-IL"/>
          <w:rPrChange w:id="4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5" w:author="user" w:date="2016-12-27T19:03:00Z">
            <w:rPr>
              <w:rFonts w:hint="eastAsia"/>
              <w:rtl/>
              <w:lang w:bidi="he-IL"/>
            </w:rPr>
          </w:rPrChange>
        </w:rPr>
        <w:t>דרך</w:t>
      </w:r>
      <w:r w:rsidRPr="0060771E">
        <w:rPr>
          <w:szCs w:val="22"/>
          <w:rtl/>
          <w:lang w:bidi="he-IL"/>
          <w:rPrChange w:id="6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7" w:author="user" w:date="2016-12-27T19:03:00Z">
            <w:rPr>
              <w:rFonts w:hint="eastAsia"/>
              <w:rtl/>
              <w:lang w:bidi="he-IL"/>
            </w:rPr>
          </w:rPrChange>
        </w:rPr>
        <w:t>השלילה</w:t>
      </w:r>
      <w:r w:rsidRPr="0060771E">
        <w:rPr>
          <w:szCs w:val="22"/>
          <w:rtl/>
          <w:lang w:bidi="he-IL"/>
          <w:rPrChange w:id="8" w:author="user" w:date="2016-12-27T19:03:00Z">
            <w:rPr>
              <w:rtl/>
              <w:lang w:bidi="he-IL"/>
            </w:rPr>
          </w:rPrChange>
        </w:rPr>
        <w:t xml:space="preserve">: </w:t>
      </w:r>
      <w:r w:rsidRPr="0060771E">
        <w:rPr>
          <w:rFonts w:hint="eastAsia"/>
          <w:szCs w:val="22"/>
          <w:rtl/>
          <w:lang w:bidi="he-IL"/>
          <w:rPrChange w:id="9" w:author="user" w:date="2016-12-27T19:03:00Z">
            <w:rPr>
              <w:rFonts w:hint="eastAsia"/>
              <w:rtl/>
              <w:lang w:bidi="he-IL"/>
            </w:rPr>
          </w:rPrChange>
        </w:rPr>
        <w:t>נניח</w:t>
      </w:r>
      <w:r w:rsidRPr="0060771E">
        <w:rPr>
          <w:szCs w:val="22"/>
          <w:rtl/>
          <w:lang w:bidi="he-IL"/>
          <w:rPrChange w:id="10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11" w:author="user" w:date="2016-12-27T19:03:00Z">
            <w:rPr>
              <w:rFonts w:hint="eastAsia"/>
              <w:rtl/>
              <w:lang w:bidi="he-IL"/>
            </w:rPr>
          </w:rPrChange>
        </w:rPr>
        <w:t>כי</w:t>
      </w:r>
      <w:r w:rsidRPr="0060771E">
        <w:rPr>
          <w:szCs w:val="22"/>
          <w:rtl/>
          <w:lang w:bidi="he-IL"/>
          <w:rPrChange w:id="12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13" w:author="user" w:date="2016-12-27T19:03:00Z">
            <w:rPr>
              <w:rFonts w:hint="eastAsia"/>
              <w:rtl/>
              <w:lang w:bidi="he-IL"/>
            </w:rPr>
          </w:rPrChange>
        </w:rPr>
        <w:t>ל</w:t>
      </w:r>
      <w:r w:rsidRPr="0060771E">
        <w:rPr>
          <w:szCs w:val="22"/>
          <w:rtl/>
          <w:lang w:bidi="he-IL"/>
          <w:rPrChange w:id="14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15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16" w:author="user" w:date="2016-12-27T19:03:00Z">
            <w:rPr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17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18" w:author="user" w:date="2016-12-27T19:03:00Z">
            <w:rPr>
              <w:rtl/>
              <w:lang w:bidi="he-IL"/>
            </w:rPr>
          </w:rPrChange>
        </w:rPr>
        <w:t xml:space="preserve"> וננסה להראות ש- </w:t>
      </w:r>
      <w:r w:rsidRPr="0060771E">
        <w:rPr>
          <w:szCs w:val="22"/>
          <w:lang w:bidi="he-IL"/>
          <w:rPrChange w:id="19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20" w:author="user" w:date="2016-12-27T19:03:00Z">
            <w:rPr>
              <w:rtl/>
              <w:lang w:bidi="he-IL"/>
            </w:rPr>
          </w:rPrChange>
        </w:rPr>
        <w:t xml:space="preserve"> אינו </w:t>
      </w:r>
      <w:r w:rsidRPr="0060771E">
        <w:rPr>
          <w:szCs w:val="22"/>
          <w:lang w:bidi="he-IL"/>
          <w:rPrChange w:id="21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22" w:author="user" w:date="2016-12-27T19:03:00Z">
            <w:rPr>
              <w:rtl/>
              <w:lang w:bidi="he-IL"/>
            </w:rPr>
          </w:rPrChange>
        </w:rPr>
        <w:t>.</w:t>
      </w:r>
    </w:p>
    <w:p w14:paraId="0EDC20F9" w14:textId="1EA76081" w:rsidR="009F166A" w:rsidRPr="0060771E" w:rsidRDefault="009F166A" w:rsidP="009F166A">
      <w:pPr>
        <w:bidi/>
        <w:rPr>
          <w:szCs w:val="22"/>
          <w:rtl/>
          <w:lang w:bidi="he-IL"/>
          <w:rPrChange w:id="23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24" w:author="user" w:date="2016-12-27T19:03:00Z">
            <w:rPr>
              <w:rFonts w:hint="eastAsia"/>
              <w:rtl/>
              <w:lang w:bidi="he-IL"/>
            </w:rPr>
          </w:rPrChange>
        </w:rPr>
        <w:t>אנו</w:t>
      </w:r>
      <w:r w:rsidRPr="0060771E">
        <w:rPr>
          <w:szCs w:val="22"/>
          <w:rtl/>
          <w:lang w:bidi="he-IL"/>
          <w:rPrChange w:id="25" w:author="user" w:date="2016-12-27T19:03:00Z">
            <w:rPr>
              <w:rtl/>
              <w:lang w:bidi="he-IL"/>
            </w:rPr>
          </w:rPrChange>
        </w:rPr>
        <w:t xml:space="preserve"> יודעים שהפרוטוקול התכנס ולכן כל הצמתים מחוברים בעץ פורש. בפרט, קיים </w:t>
      </w:r>
      <w:r w:rsidRPr="0060771E">
        <w:rPr>
          <w:szCs w:val="22"/>
          <w:lang w:bidi="he-IL"/>
          <w:rPrChange w:id="26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27" w:author="user" w:date="2016-12-27T19:03:00Z">
            <w:rPr>
              <w:rtl/>
              <w:lang w:bidi="he-IL"/>
            </w:rPr>
          </w:rPrChange>
        </w:rPr>
        <w:t xml:space="preserve"> וקיים מסלול ממנו אל </w:t>
      </w:r>
      <w:r w:rsidRPr="0060771E">
        <w:rPr>
          <w:szCs w:val="22"/>
          <w:lang w:bidi="he-IL"/>
          <w:rPrChange w:id="28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29" w:author="user" w:date="2016-12-27T19:03:00Z">
            <w:rPr>
              <w:rtl/>
              <w:lang w:bidi="he-IL"/>
            </w:rPr>
          </w:rPrChange>
        </w:rPr>
        <w:t xml:space="preserve">. </w:t>
      </w:r>
      <w:r w:rsidRPr="0060771E">
        <w:rPr>
          <w:rFonts w:hint="eastAsia"/>
          <w:szCs w:val="22"/>
          <w:rtl/>
          <w:lang w:bidi="he-IL"/>
          <w:rPrChange w:id="30" w:author="user" w:date="2016-12-27T19:03:00Z">
            <w:rPr>
              <w:rFonts w:hint="eastAsia"/>
              <w:rtl/>
              <w:lang w:bidi="he-IL"/>
            </w:rPr>
          </w:rPrChange>
        </w:rPr>
        <w:t>לכן</w:t>
      </w:r>
      <w:r w:rsidRPr="0060771E">
        <w:rPr>
          <w:szCs w:val="22"/>
          <w:rtl/>
          <w:lang w:bidi="he-IL"/>
          <w:rPrChange w:id="31" w:author="user" w:date="2016-12-27T19:03:00Z">
            <w:rPr>
              <w:rtl/>
              <w:lang w:bidi="he-IL"/>
            </w:rPr>
          </w:rPrChange>
        </w:rPr>
        <w:t xml:space="preserve">, </w:t>
      </w:r>
      <w:r w:rsidRPr="0060771E">
        <w:rPr>
          <w:rFonts w:hint="eastAsia"/>
          <w:szCs w:val="22"/>
          <w:rtl/>
          <w:lang w:bidi="he-IL"/>
          <w:rPrChange w:id="32" w:author="user" w:date="2016-12-27T19:03:00Z">
            <w:rPr>
              <w:rFonts w:hint="eastAsia"/>
              <w:rtl/>
              <w:lang w:bidi="he-IL"/>
            </w:rPr>
          </w:rPrChange>
        </w:rPr>
        <w:t>השכנים</w:t>
      </w:r>
      <w:r w:rsidRPr="0060771E">
        <w:rPr>
          <w:szCs w:val="22"/>
          <w:rtl/>
          <w:lang w:bidi="he-IL"/>
          <w:rPrChange w:id="3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4" w:author="user" w:date="2016-12-27T19:03:00Z">
            <w:rPr>
              <w:rFonts w:hint="eastAsia"/>
              <w:rtl/>
              <w:lang w:bidi="he-IL"/>
            </w:rPr>
          </w:rPrChange>
        </w:rPr>
        <w:t>שלו</w:t>
      </w:r>
      <w:r w:rsidRPr="0060771E">
        <w:rPr>
          <w:szCs w:val="22"/>
          <w:rtl/>
          <w:lang w:bidi="he-IL"/>
          <w:rPrChange w:id="3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6" w:author="user" w:date="2016-12-27T19:03:00Z">
            <w:rPr>
              <w:rFonts w:hint="eastAsia"/>
              <w:rtl/>
              <w:lang w:bidi="he-IL"/>
            </w:rPr>
          </w:rPrChange>
        </w:rPr>
        <w:t>ישלחו</w:t>
      </w:r>
      <w:r w:rsidRPr="0060771E">
        <w:rPr>
          <w:szCs w:val="22"/>
          <w:rtl/>
          <w:lang w:bidi="he-IL"/>
          <w:rPrChange w:id="3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8" w:author="user" w:date="2016-12-27T19:03:00Z">
            <w:rPr>
              <w:rFonts w:hint="eastAsia"/>
              <w:rtl/>
              <w:lang w:bidi="he-IL"/>
            </w:rPr>
          </w:rPrChange>
        </w:rPr>
        <w:t>לו</w:t>
      </w:r>
      <w:r w:rsidRPr="0060771E">
        <w:rPr>
          <w:szCs w:val="22"/>
          <w:rtl/>
          <w:lang w:bidi="he-IL"/>
          <w:rPrChange w:id="3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0" w:author="user" w:date="2016-12-27T19:03:00Z">
            <w:rPr>
              <w:rFonts w:hint="eastAsia"/>
              <w:rtl/>
              <w:lang w:bidi="he-IL"/>
            </w:rPr>
          </w:rPrChange>
        </w:rPr>
        <w:t>באיזשהו</w:t>
      </w:r>
      <w:r w:rsidRPr="0060771E">
        <w:rPr>
          <w:szCs w:val="22"/>
          <w:rtl/>
          <w:lang w:bidi="he-IL"/>
          <w:rPrChange w:id="4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2" w:author="user" w:date="2016-12-27T19:03:00Z">
            <w:rPr>
              <w:rFonts w:hint="eastAsia"/>
              <w:rtl/>
              <w:lang w:bidi="he-IL"/>
            </w:rPr>
          </w:rPrChange>
        </w:rPr>
        <w:t>שלב</w:t>
      </w:r>
      <w:r w:rsidRPr="0060771E">
        <w:rPr>
          <w:szCs w:val="22"/>
          <w:rtl/>
          <w:lang w:bidi="he-IL"/>
          <w:rPrChange w:id="4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4" w:author="user" w:date="2016-12-27T19:03:00Z">
            <w:rPr>
              <w:rFonts w:hint="eastAsia"/>
              <w:rtl/>
              <w:lang w:bidi="he-IL"/>
            </w:rPr>
          </w:rPrChange>
        </w:rPr>
        <w:t>הודעה</w:t>
      </w:r>
      <w:r w:rsidRPr="0060771E">
        <w:rPr>
          <w:szCs w:val="22"/>
          <w:rtl/>
          <w:lang w:bidi="he-IL"/>
          <w:rPrChange w:id="4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6" w:author="user" w:date="2016-12-27T19:03:00Z">
            <w:rPr>
              <w:rFonts w:hint="eastAsia"/>
              <w:rtl/>
              <w:lang w:bidi="he-IL"/>
            </w:rPr>
          </w:rPrChange>
        </w:rPr>
        <w:t>עם</w:t>
      </w:r>
      <w:r w:rsidRPr="0060771E">
        <w:rPr>
          <w:szCs w:val="22"/>
          <w:rtl/>
          <w:lang w:bidi="he-IL"/>
          <w:rPrChange w:id="4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8" w:author="user" w:date="2016-12-27T19:03:00Z">
            <w:rPr>
              <w:rFonts w:hint="eastAsia"/>
              <w:rtl/>
              <w:lang w:bidi="he-IL"/>
            </w:rPr>
          </w:rPrChange>
        </w:rPr>
        <w:t>המרחק</w:t>
      </w:r>
      <w:r w:rsidRPr="0060771E">
        <w:rPr>
          <w:szCs w:val="22"/>
          <w:rtl/>
          <w:lang w:bidi="he-IL"/>
          <w:rPrChange w:id="4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50" w:author="user" w:date="2016-12-27T19:03:00Z">
            <w:rPr>
              <w:rFonts w:hint="eastAsia"/>
              <w:rtl/>
              <w:lang w:bidi="he-IL"/>
            </w:rPr>
          </w:rPrChange>
        </w:rPr>
        <w:t>שלהם</w:t>
      </w:r>
      <w:r w:rsidRPr="0060771E">
        <w:rPr>
          <w:szCs w:val="22"/>
          <w:rtl/>
          <w:lang w:bidi="he-IL"/>
          <w:rPrChange w:id="5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52" w:author="user" w:date="2016-12-27T19:03:00Z">
            <w:rPr>
              <w:rFonts w:hint="eastAsia"/>
              <w:rtl/>
              <w:lang w:bidi="he-IL"/>
            </w:rPr>
          </w:rPrChange>
        </w:rPr>
        <w:t>מה</w:t>
      </w:r>
      <w:r w:rsidRPr="0060771E">
        <w:rPr>
          <w:szCs w:val="22"/>
          <w:rtl/>
          <w:lang w:bidi="he-IL"/>
          <w:rPrChange w:id="53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54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55" w:author="user" w:date="2016-12-27T19:03:00Z">
            <w:rPr>
              <w:rtl/>
              <w:lang w:bidi="he-IL"/>
            </w:rPr>
          </w:rPrChange>
        </w:rPr>
        <w:t xml:space="preserve">. כאשר זה יקרה, </w:t>
      </w:r>
      <w:r w:rsidRPr="0060771E">
        <w:rPr>
          <w:szCs w:val="22"/>
          <w:lang w:bidi="he-IL"/>
          <w:rPrChange w:id="56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57" w:author="user" w:date="2016-12-27T19:03:00Z">
            <w:rPr>
              <w:rtl/>
              <w:lang w:bidi="he-IL"/>
            </w:rPr>
          </w:rPrChange>
        </w:rPr>
        <w:t xml:space="preserve"> יקבע </w:t>
      </w:r>
      <w:r w:rsidRPr="0060771E">
        <w:rPr>
          <w:szCs w:val="22"/>
          <w:lang w:bidi="he-IL"/>
          <w:rPrChange w:id="58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59" w:author="user" w:date="2016-12-27T19:03:00Z">
            <w:rPr>
              <w:rtl/>
              <w:lang w:bidi="he-IL"/>
            </w:rPr>
          </w:rPrChange>
        </w:rPr>
        <w:t xml:space="preserve"> לפי המרחק הקצר ביותר (או לפי </w:t>
      </w:r>
      <w:r w:rsidRPr="0060771E">
        <w:rPr>
          <w:szCs w:val="22"/>
          <w:lang w:bidi="he-IL"/>
          <w:rPrChange w:id="60" w:author="user" w:date="2016-12-27T19:03:00Z">
            <w:rPr>
              <w:lang w:bidi="he-IL"/>
            </w:rPr>
          </w:rPrChange>
        </w:rPr>
        <w:t>id</w:t>
      </w:r>
      <w:r w:rsidRPr="0060771E">
        <w:rPr>
          <w:szCs w:val="22"/>
          <w:rtl/>
          <w:lang w:bidi="he-IL"/>
          <w:rPrChange w:id="61" w:author="user" w:date="2016-12-27T19:03:00Z">
            <w:rPr>
              <w:rtl/>
              <w:lang w:bidi="he-IL"/>
            </w:rPr>
          </w:rPrChange>
        </w:rPr>
        <w:t xml:space="preserve"> של צומת קטן יותר).</w:t>
      </w:r>
    </w:p>
    <w:p w14:paraId="754E2E42" w14:textId="62B26A6C" w:rsidR="009F166A" w:rsidRPr="0060771E" w:rsidRDefault="009F166A" w:rsidP="009F166A">
      <w:pPr>
        <w:bidi/>
        <w:rPr>
          <w:szCs w:val="22"/>
          <w:rtl/>
          <w:lang w:bidi="he-IL"/>
          <w:rPrChange w:id="62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63" w:author="user" w:date="2016-12-27T19:03:00Z">
            <w:rPr>
              <w:rFonts w:hint="eastAsia"/>
              <w:rtl/>
              <w:lang w:bidi="he-IL"/>
            </w:rPr>
          </w:rPrChange>
        </w:rPr>
        <w:t>אבל</w:t>
      </w:r>
      <w:r w:rsidRPr="0060771E">
        <w:rPr>
          <w:szCs w:val="22"/>
          <w:rtl/>
          <w:lang w:bidi="he-IL"/>
          <w:rPrChange w:id="64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65" w:author="user" w:date="2016-12-27T19:03:00Z">
            <w:rPr>
              <w:rFonts w:hint="eastAsia"/>
              <w:rtl/>
              <w:lang w:bidi="he-IL"/>
            </w:rPr>
          </w:rPrChange>
        </w:rPr>
        <w:t>אנו</w:t>
      </w:r>
      <w:r w:rsidRPr="0060771E">
        <w:rPr>
          <w:szCs w:val="22"/>
          <w:rtl/>
          <w:lang w:bidi="he-IL"/>
          <w:rPrChange w:id="66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67" w:author="user" w:date="2016-12-27T19:03:00Z">
            <w:rPr>
              <w:rFonts w:hint="eastAsia"/>
              <w:rtl/>
              <w:lang w:bidi="he-IL"/>
            </w:rPr>
          </w:rPrChange>
        </w:rPr>
        <w:t>יודעים</w:t>
      </w:r>
      <w:r w:rsidRPr="0060771E">
        <w:rPr>
          <w:szCs w:val="22"/>
          <w:rtl/>
          <w:lang w:bidi="he-IL"/>
          <w:rPrChange w:id="68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69" w:author="user" w:date="2016-12-27T19:03:00Z">
            <w:rPr>
              <w:rFonts w:hint="eastAsia"/>
              <w:rtl/>
              <w:lang w:bidi="he-IL"/>
            </w:rPr>
          </w:rPrChange>
        </w:rPr>
        <w:t>של</w:t>
      </w:r>
      <w:r w:rsidRPr="0060771E">
        <w:rPr>
          <w:szCs w:val="22"/>
          <w:rtl/>
          <w:lang w:bidi="he-IL"/>
          <w:rPrChange w:id="70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71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72" w:author="user" w:date="2016-12-27T19:03:00Z">
            <w:rPr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73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74" w:author="user" w:date="2016-12-27T19:03:00Z">
            <w:rPr>
              <w:rtl/>
              <w:lang w:bidi="he-IL"/>
            </w:rPr>
          </w:rPrChange>
        </w:rPr>
        <w:t xml:space="preserve"> והאלגוריתם התכנס. לכן</w:t>
      </w:r>
      <w:r w:rsidR="00D32196" w:rsidRPr="0060771E">
        <w:rPr>
          <w:szCs w:val="22"/>
          <w:rtl/>
          <w:lang w:bidi="he-IL"/>
          <w:rPrChange w:id="75" w:author="user" w:date="2016-12-27T19:03:00Z">
            <w:rPr>
              <w:rtl/>
              <w:lang w:bidi="he-IL"/>
            </w:rPr>
          </w:rPrChange>
        </w:rPr>
        <w:t xml:space="preserve">, </w:t>
      </w:r>
      <w:r w:rsidRPr="0060771E">
        <w:rPr>
          <w:rFonts w:hint="eastAsia"/>
          <w:szCs w:val="22"/>
          <w:rtl/>
          <w:lang w:bidi="he-IL"/>
          <w:rPrChange w:id="76" w:author="user" w:date="2016-12-27T19:03:00Z">
            <w:rPr>
              <w:rFonts w:hint="eastAsia"/>
              <w:rtl/>
              <w:lang w:bidi="he-IL"/>
            </w:rPr>
          </w:rPrChange>
        </w:rPr>
        <w:t>השכנים</w:t>
      </w:r>
      <w:r w:rsidRPr="0060771E">
        <w:rPr>
          <w:szCs w:val="22"/>
          <w:rtl/>
          <w:lang w:bidi="he-IL"/>
          <w:rPrChange w:id="7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78" w:author="user" w:date="2016-12-27T19:03:00Z">
            <w:rPr>
              <w:rFonts w:hint="eastAsia"/>
              <w:rtl/>
              <w:lang w:bidi="he-IL"/>
            </w:rPr>
          </w:rPrChange>
        </w:rPr>
        <w:t>שלו</w:t>
      </w:r>
      <w:r w:rsidRPr="0060771E">
        <w:rPr>
          <w:szCs w:val="22"/>
          <w:rtl/>
          <w:lang w:bidi="he-IL"/>
          <w:rPrChange w:id="7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0" w:author="user" w:date="2016-12-27T19:03:00Z">
            <w:rPr>
              <w:rFonts w:hint="eastAsia"/>
              <w:rtl/>
              <w:lang w:bidi="he-IL"/>
            </w:rPr>
          </w:rPrChange>
        </w:rPr>
        <w:t>שלחו</w:t>
      </w:r>
      <w:r w:rsidRPr="0060771E">
        <w:rPr>
          <w:szCs w:val="22"/>
          <w:rtl/>
          <w:lang w:bidi="he-IL"/>
          <w:rPrChange w:id="8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2" w:author="user" w:date="2016-12-27T19:03:00Z">
            <w:rPr>
              <w:rFonts w:hint="eastAsia"/>
              <w:rtl/>
              <w:lang w:bidi="he-IL"/>
            </w:rPr>
          </w:rPrChange>
        </w:rPr>
        <w:t>לו</w:t>
      </w:r>
      <w:r w:rsidRPr="0060771E">
        <w:rPr>
          <w:szCs w:val="22"/>
          <w:rtl/>
          <w:lang w:bidi="he-IL"/>
          <w:rPrChange w:id="8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4" w:author="user" w:date="2016-12-27T19:03:00Z">
            <w:rPr>
              <w:rFonts w:hint="eastAsia"/>
              <w:rtl/>
              <w:lang w:bidi="he-IL"/>
            </w:rPr>
          </w:rPrChange>
        </w:rPr>
        <w:t>מרחק</w:t>
      </w:r>
      <w:r w:rsidRPr="0060771E">
        <w:rPr>
          <w:szCs w:val="22"/>
          <w:rtl/>
          <w:lang w:bidi="he-IL"/>
          <w:rPrChange w:id="8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6" w:author="user" w:date="2016-12-27T19:03:00Z">
            <w:rPr>
              <w:rFonts w:hint="eastAsia"/>
              <w:rtl/>
              <w:lang w:bidi="he-IL"/>
            </w:rPr>
          </w:rPrChange>
        </w:rPr>
        <w:t>ל</w:t>
      </w:r>
      <w:r w:rsidRPr="0060771E">
        <w:rPr>
          <w:szCs w:val="22"/>
          <w:rtl/>
          <w:lang w:bidi="he-IL"/>
          <w:rPrChange w:id="87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88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89" w:author="user" w:date="2016-12-27T19:03:00Z">
            <w:rPr>
              <w:rtl/>
              <w:lang w:bidi="he-IL"/>
            </w:rPr>
          </w:rPrChange>
        </w:rPr>
        <w:t xml:space="preserve"> ארוך יותר מ-</w:t>
      </w:r>
      <w:r w:rsidRPr="0060771E">
        <w:rPr>
          <w:szCs w:val="22"/>
          <w:lang w:bidi="he-IL"/>
          <w:rPrChange w:id="90" w:author="user" w:date="2016-12-27T19:03:00Z">
            <w:rPr>
              <w:lang w:bidi="he-IL"/>
            </w:rPr>
          </w:rPrChange>
        </w:rPr>
        <w:t>x</w:t>
      </w:r>
      <w:r w:rsidR="00D32196" w:rsidRPr="0060771E">
        <w:rPr>
          <w:szCs w:val="22"/>
          <w:rtl/>
          <w:lang w:bidi="he-IL"/>
          <w:rPrChange w:id="91" w:author="user" w:date="2016-12-27T19:03:00Z">
            <w:rPr>
              <w:rtl/>
              <w:lang w:bidi="he-IL"/>
            </w:rPr>
          </w:rPrChange>
        </w:rPr>
        <w:t xml:space="preserve"> עצמו, זאת אומרת </w:t>
      </w:r>
      <w:r w:rsidR="00D32196" w:rsidRPr="0060771E">
        <w:rPr>
          <w:szCs w:val="22"/>
          <w:u w:val="single"/>
          <w:lang w:bidi="he-IL"/>
          <w:rPrChange w:id="92" w:author="user" w:date="2016-12-27T19:03:00Z">
            <w:rPr>
              <w:u w:val="single"/>
              <w:lang w:bidi="he-IL"/>
            </w:rPr>
          </w:rPrChange>
        </w:rPr>
        <w:t>x</w:t>
      </w:r>
      <w:r w:rsidR="00D32196" w:rsidRPr="0060771E">
        <w:rPr>
          <w:szCs w:val="22"/>
          <w:u w:val="single"/>
          <w:rtl/>
          <w:lang w:bidi="he-IL"/>
          <w:rPrChange w:id="93" w:author="user" w:date="2016-12-27T19:03:00Z">
            <w:rPr>
              <w:u w:val="single"/>
              <w:rtl/>
              <w:lang w:bidi="he-IL"/>
            </w:rPr>
          </w:rPrChange>
        </w:rPr>
        <w:t xml:space="preserve"> חייב להיות </w:t>
      </w:r>
      <w:r w:rsidR="00D32196" w:rsidRPr="0060771E">
        <w:rPr>
          <w:szCs w:val="22"/>
          <w:u w:val="single"/>
          <w:lang w:bidi="he-IL"/>
          <w:rPrChange w:id="94" w:author="user" w:date="2016-12-27T19:03:00Z">
            <w:rPr>
              <w:u w:val="single"/>
              <w:lang w:bidi="he-IL"/>
            </w:rPr>
          </w:rPrChange>
        </w:rPr>
        <w:t>root</w:t>
      </w:r>
      <w:r w:rsidR="00D32196" w:rsidRPr="0060771E">
        <w:rPr>
          <w:szCs w:val="22"/>
          <w:rtl/>
          <w:lang w:bidi="he-IL"/>
          <w:rPrChange w:id="95" w:author="user" w:date="2016-12-27T19:03:00Z">
            <w:rPr>
              <w:rtl/>
              <w:lang w:bidi="he-IL"/>
            </w:rPr>
          </w:rPrChange>
        </w:rPr>
        <w:t>.</w:t>
      </w:r>
    </w:p>
    <w:p w14:paraId="73014A3F" w14:textId="77777777" w:rsidR="008E2193" w:rsidRPr="008E2193" w:rsidDel="0060771E" w:rsidRDefault="008E2193" w:rsidP="008E2193">
      <w:pPr>
        <w:bidi/>
        <w:rPr>
          <w:del w:id="96" w:author="user" w:date="2016-12-27T19:03:00Z"/>
          <w:szCs w:val="22"/>
          <w:rtl/>
          <w:lang w:bidi="he-IL"/>
        </w:rPr>
      </w:pPr>
    </w:p>
    <w:p w14:paraId="3A19105F" w14:textId="5BE3CE7F" w:rsidR="00A510BA" w:rsidRPr="009F166A" w:rsidDel="0060771E" w:rsidRDefault="00A510BA" w:rsidP="00215D5B">
      <w:pPr>
        <w:bidi/>
        <w:rPr>
          <w:del w:id="97" w:author="user" w:date="2016-12-27T19:03:00Z"/>
          <w:szCs w:val="22"/>
          <w:highlight w:val="red"/>
          <w:rtl/>
          <w:lang w:bidi="he-IL"/>
        </w:rPr>
      </w:pPr>
      <w:del w:id="98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אם אין לי </w:delText>
        </w:r>
        <w:r w:rsidRPr="009F166A" w:rsidDel="0060771E">
          <w:rPr>
            <w:szCs w:val="22"/>
            <w:highlight w:val="red"/>
            <w:lang w:bidi="he-IL"/>
          </w:rPr>
          <w:delText>x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delText>root port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לא ק</w:delText>
        </w:r>
        <w:r w:rsidR="005E204D" w:rsidRPr="009F166A" w:rsidDel="0060771E">
          <w:rPr>
            <w:rFonts w:hint="cs"/>
            <w:szCs w:val="22"/>
            <w:highlight w:val="red"/>
            <w:rtl/>
            <w:lang w:bidi="he-IL"/>
          </w:rPr>
          <w:delText>י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בל הודעה בעלת מרחק קטן יותר ממנו ל</w:delText>
        </w:r>
        <w:r w:rsidRPr="009F166A" w:rsidDel="0060771E">
          <w:rPr>
            <w:szCs w:val="22"/>
            <w:highlight w:val="red"/>
            <w:lang w:bidi="he-IL"/>
          </w:rPr>
          <w:delText>root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בעל המרחק הקטן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ביותר ל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(המרחק הקטן ביותר מה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lang w:bidi="he-IL"/>
          </w:rPr>
          <w:delText xml:space="preserve">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0) </w:delText>
        </w:r>
        <w:r w:rsidR="00215D5B" w:rsidRPr="009F166A" w:rsidDel="0060771E">
          <w:rPr>
            <w:szCs w:val="22"/>
            <w:highlight w:val="red"/>
            <w:lang w:bidi="he-IL"/>
          </w:rPr>
          <w:sym w:font="Wingdings" w:char="F0E7"/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="00215D5B" w:rsidRPr="009F166A" w:rsidDel="0060771E">
          <w:rPr>
            <w:szCs w:val="22"/>
            <w:highlight w:val="red"/>
            <w:lang w:bidi="he-IL"/>
          </w:rPr>
          <w:delText>x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ה 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.</w:delText>
        </w:r>
      </w:del>
    </w:p>
    <w:p w14:paraId="44A6806D" w14:textId="3B0B21DE" w:rsidR="00A510BA" w:rsidDel="0060771E" w:rsidRDefault="009F166A" w:rsidP="00A510BA">
      <w:pPr>
        <w:bidi/>
        <w:rPr>
          <w:del w:id="99" w:author="user" w:date="2016-12-27T19:03:00Z"/>
          <w:szCs w:val="22"/>
          <w:rtl/>
          <w:lang w:bidi="he-IL"/>
        </w:rPr>
      </w:pPr>
      <w:del w:id="100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(דור: חסרה העובדה שהפרוטוקול התכנס)</w:delText>
        </w:r>
      </w:del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r>
        <w:rPr>
          <w:lang w:bidi="he-IL"/>
        </w:rPr>
        <w:t>ii</w:t>
      </w:r>
    </w:p>
    <w:p w14:paraId="2B118E9B" w14:textId="6364B577" w:rsidR="00C339C9" w:rsidRPr="0060771E" w:rsidRDefault="00342505" w:rsidP="00C339C9">
      <w:pPr>
        <w:bidi/>
        <w:rPr>
          <w:szCs w:val="22"/>
          <w:rtl/>
          <w:lang w:bidi="he-IL"/>
          <w:rPrChange w:id="101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102" w:author="user" w:date="2016-12-27T19:03:00Z">
            <w:rPr>
              <w:rFonts w:hint="eastAsia"/>
              <w:rtl/>
              <w:lang w:bidi="he-IL"/>
            </w:rPr>
          </w:rPrChange>
        </w:rPr>
        <w:t>טענה</w:t>
      </w:r>
      <w:r w:rsidRPr="0060771E">
        <w:rPr>
          <w:szCs w:val="22"/>
          <w:rtl/>
          <w:lang w:bidi="he-IL"/>
          <w:rPrChange w:id="103" w:author="user" w:date="2016-12-27T19:03:00Z">
            <w:rPr>
              <w:rtl/>
              <w:lang w:bidi="he-IL"/>
            </w:rPr>
          </w:rPrChange>
        </w:rPr>
        <w:t xml:space="preserve"> זאת נובעת ישירות מההגדרות של בחירת </w:t>
      </w:r>
      <w:r w:rsidRPr="0060771E">
        <w:rPr>
          <w:szCs w:val="22"/>
          <w:lang w:bidi="he-IL"/>
          <w:rPrChange w:id="104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105" w:author="user" w:date="2016-12-27T19:03:00Z">
            <w:rPr>
              <w:rtl/>
              <w:lang w:bidi="he-IL"/>
            </w:rPr>
          </w:rPrChange>
        </w:rPr>
        <w:t xml:space="preserve"> ו </w:t>
      </w:r>
      <w:r w:rsidRPr="0060771E">
        <w:rPr>
          <w:szCs w:val="22"/>
          <w:lang w:bidi="he-IL"/>
          <w:rPrChange w:id="106" w:author="user" w:date="2016-12-27T19:03:00Z">
            <w:rPr>
              <w:lang w:bidi="he-IL"/>
            </w:rPr>
          </w:rPrChange>
        </w:rPr>
        <w:t>designated port</w:t>
      </w:r>
      <w:r w:rsidRPr="0060771E">
        <w:rPr>
          <w:szCs w:val="22"/>
          <w:rtl/>
          <w:lang w:bidi="he-IL"/>
          <w:rPrChange w:id="107" w:author="user" w:date="2016-12-27T19:03:00Z">
            <w:rPr>
              <w:rtl/>
              <w:lang w:bidi="he-IL"/>
            </w:rPr>
          </w:rPrChange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68682631" w:rsidR="00C63D1C" w:rsidRDefault="00C63D1C" w:rsidP="008303E3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פורט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במידה וההודעה שלו היא טובה יותר מההודעות האחרות </w:t>
      </w:r>
      <w:r w:rsidR="008303E3">
        <w:rPr>
          <w:rFonts w:hint="cs"/>
          <w:szCs w:val="22"/>
          <w:rtl/>
          <w:lang w:bidi="he-IL"/>
        </w:rPr>
        <w:t xml:space="preserve">שמגיעות </w:t>
      </w:r>
      <w:r w:rsidR="00B47191">
        <w:rPr>
          <w:rFonts w:hint="cs"/>
          <w:szCs w:val="22"/>
          <w:rtl/>
          <w:lang w:bidi="he-IL"/>
        </w:rPr>
        <w:t xml:space="preserve"> </w:t>
      </w:r>
      <w:r w:rsidR="008303E3">
        <w:rPr>
          <w:rFonts w:hint="cs"/>
          <w:szCs w:val="22"/>
          <w:rtl/>
          <w:lang w:bidi="he-IL"/>
        </w:rPr>
        <w:t>מה</w:t>
      </w:r>
      <w:r w:rsidR="00B47191">
        <w:rPr>
          <w:rFonts w:hint="cs"/>
          <w:szCs w:val="22"/>
          <w:rtl/>
          <w:lang w:bidi="he-IL"/>
        </w:rPr>
        <w:t>פורט.</w:t>
      </w:r>
    </w:p>
    <w:p w14:paraId="3C73FE76" w14:textId="77777777" w:rsidR="00B47191" w:rsidRDefault="00B47191">
      <w:pPr>
        <w:rPr>
          <w:rtl/>
          <w:lang w:bidi="he-IL"/>
        </w:rPr>
        <w:pPrChange w:id="108" w:author="user" w:date="2016-12-27T19:04:00Z">
          <w:pPr>
            <w:bidi/>
          </w:pPr>
        </w:pPrChange>
      </w:pPr>
    </w:p>
    <w:p w14:paraId="16336805" w14:textId="5E582EEF" w:rsidR="00B47191" w:rsidRDefault="00B47191" w:rsidP="00200C75">
      <w:pPr>
        <w:bidi/>
        <w:rPr>
          <w:rtl/>
          <w:lang w:bidi="he-IL"/>
        </w:rPr>
      </w:pPr>
      <w:r>
        <w:rPr>
          <w:rFonts w:hint="cs"/>
          <w:szCs w:val="22"/>
          <w:rtl/>
          <w:lang w:bidi="he-IL"/>
        </w:rPr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>ש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עוברת ב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ו 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הודעה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טובה יותר </w:t>
      </w:r>
      <w:r w:rsidR="00200C75">
        <w:rPr>
          <w:rFonts w:hint="cs"/>
          <w:szCs w:val="22"/>
          <w:rtl/>
          <w:lang w:bidi="he-IL"/>
        </w:rPr>
        <w:t>משלי</w:t>
      </w:r>
      <w:r>
        <w:rPr>
          <w:rFonts w:hint="cs"/>
          <w:szCs w:val="22"/>
          <w:rtl/>
          <w:lang w:bidi="he-IL"/>
        </w:rPr>
        <w:t>, וב</w:t>
      </w:r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שההודעה ש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לי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הכי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טובה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 w:rsidR="00200C75">
        <w:rPr>
          <w:rFonts w:hint="cs"/>
          <w:szCs w:val="22"/>
          <w:rtl/>
          <w:lang w:bidi="he-IL"/>
        </w:rPr>
        <w:t>משאר ההודעות</w:t>
      </w:r>
      <w:r>
        <w:rPr>
          <w:rFonts w:hint="cs"/>
          <w:szCs w:val="22"/>
          <w:rtl/>
          <w:lang w:bidi="he-IL"/>
        </w:rPr>
        <w:t>.</w:t>
      </w:r>
    </w:p>
    <w:p w14:paraId="57C1C62A" w14:textId="3DEB8CA7" w:rsidR="00B47191" w:rsidRDefault="00B47191" w:rsidP="00B47191">
      <w:pPr>
        <w:bidi/>
        <w:rPr>
          <w:szCs w:val="22"/>
          <w:rtl/>
          <w:lang w:bidi="he-IL"/>
        </w:rPr>
      </w:pPr>
      <w:r w:rsidRPr="00B47191">
        <w:rPr>
          <w:rFonts w:hint="cs"/>
          <w:szCs w:val="22"/>
          <w:rtl/>
          <w:lang w:bidi="he-IL"/>
        </w:rPr>
        <w:t>מיכוון שאין 2 הודעות טובות באותה מיד</w:t>
      </w:r>
      <w:r w:rsidR="00F14E6E">
        <w:rPr>
          <w:rFonts w:hint="cs"/>
          <w:szCs w:val="22"/>
          <w:rtl/>
          <w:lang w:bidi="he-IL"/>
        </w:rPr>
        <w:t>ה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5C25AA59" w14:textId="4205DC60" w:rsidR="00C339C9" w:rsidRPr="0089717E" w:rsidRDefault="00B47191" w:rsidP="0089717E">
      <w:pPr>
        <w:rPr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46A59281" w14:textId="16ED305D" w:rsidR="00A71DFD" w:rsidRPr="00C339C9" w:rsidRDefault="00A71DFD" w:rsidP="008E2193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3</w:t>
      </w:r>
    </w:p>
    <w:p w14:paraId="54A89F21" w14:textId="77777777" w:rsidR="002E7350" w:rsidRDefault="00C86C01" w:rsidP="00974AE9">
      <w:pPr>
        <w:bidi/>
        <w:rPr>
          <w:ins w:id="109" w:author="user" w:date="2016-12-28T22:26:00Z"/>
          <w:szCs w:val="22"/>
          <w:rtl/>
          <w:lang w:bidi="he-IL"/>
        </w:rPr>
      </w:pPr>
      <w:ins w:id="110" w:author="user" w:date="2016-12-28T22:16:00Z">
        <w:r>
          <w:rPr>
            <w:rFonts w:hint="cs"/>
            <w:szCs w:val="22"/>
            <w:rtl/>
            <w:lang w:bidi="he-IL"/>
          </w:rPr>
          <w:t xml:space="preserve">כאשר יגיעו הודעות </w:t>
        </w:r>
      </w:ins>
      <w:ins w:id="111" w:author="user" w:date="2016-12-28T22:17:00Z">
        <w:r>
          <w:rPr>
            <w:rFonts w:hint="cs"/>
            <w:szCs w:val="22"/>
            <w:rtl/>
            <w:lang w:bidi="he-IL"/>
          </w:rPr>
          <w:t>קונפיגורציה לפורטים</w:t>
        </w:r>
      </w:ins>
      <w:ins w:id="112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 </w:t>
        </w:r>
      </w:ins>
      <w:ins w:id="113" w:author="user" w:date="2016-12-28T22:17:00Z">
        <w:r>
          <w:rPr>
            <w:rFonts w:hint="cs"/>
            <w:szCs w:val="22"/>
            <w:rtl/>
            <w:lang w:bidi="he-IL"/>
          </w:rPr>
          <w:t xml:space="preserve">עם </w:t>
        </w:r>
      </w:ins>
      <w:ins w:id="114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ערכים זהים </w:t>
        </w:r>
        <w:r w:rsidR="002E7350">
          <w:rPr>
            <w:szCs w:val="22"/>
            <w:rtl/>
            <w:lang w:bidi="he-IL"/>
          </w:rPr>
          <w:t>–</w:t>
        </w:r>
        <w:r w:rsidR="002E7350">
          <w:rPr>
            <w:rFonts w:hint="cs"/>
            <w:szCs w:val="22"/>
            <w:rtl/>
            <w:lang w:bidi="he-IL"/>
          </w:rPr>
          <w:t xml:space="preserve"> נדע שה</w:t>
        </w:r>
      </w:ins>
      <w:ins w:id="115" w:author="user" w:date="2016-12-28T22:23:00Z">
        <w:r w:rsidR="002E7350">
          <w:rPr>
            <w:rFonts w:hint="cs"/>
            <w:szCs w:val="22"/>
            <w:rtl/>
            <w:lang w:bidi="he-IL"/>
          </w:rPr>
          <w:t>ן</w:t>
        </w:r>
      </w:ins>
      <w:ins w:id="116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 מגיעות מאותו ה-</w:t>
        </w:r>
        <w:r w:rsidR="002E7350">
          <w:rPr>
            <w:rFonts w:hint="cs"/>
            <w:szCs w:val="22"/>
            <w:lang w:bidi="he-IL"/>
          </w:rPr>
          <w:t>LAN</w:t>
        </w:r>
      </w:ins>
      <w:ins w:id="117" w:author="user" w:date="2016-12-28T22:22:00Z">
        <w:r w:rsidR="002E7350">
          <w:rPr>
            <w:rFonts w:hint="cs"/>
            <w:szCs w:val="22"/>
            <w:rtl/>
            <w:lang w:bidi="he-IL"/>
          </w:rPr>
          <w:t>.</w:t>
        </w:r>
      </w:ins>
      <w:ins w:id="118" w:author="user" w:date="2016-12-28T22:24:00Z">
        <w:r w:rsidR="002E7350">
          <w:rPr>
            <w:rFonts w:hint="cs"/>
            <w:szCs w:val="22"/>
            <w:rtl/>
            <w:lang w:bidi="he-IL"/>
          </w:rPr>
          <w:t xml:space="preserve"> </w:t>
        </w:r>
      </w:ins>
      <w:ins w:id="119" w:author="user" w:date="2016-12-28T22:23:00Z">
        <w:r w:rsidR="002E7350">
          <w:rPr>
            <w:rFonts w:hint="cs"/>
            <w:szCs w:val="22"/>
            <w:rtl/>
            <w:lang w:bidi="he-IL"/>
          </w:rPr>
          <w:t xml:space="preserve">במקרה כזה </w:t>
        </w:r>
      </w:ins>
      <w:ins w:id="120" w:author="user" w:date="2016-12-28T22:18:00Z">
        <w:r>
          <w:rPr>
            <w:rFonts w:hint="cs"/>
            <w:szCs w:val="22"/>
            <w:rtl/>
            <w:lang w:bidi="he-IL"/>
          </w:rPr>
          <w:t>נבחר את הפורט ב</w:t>
        </w:r>
        <w:r w:rsidR="002E7350">
          <w:rPr>
            <w:rFonts w:hint="cs"/>
            <w:szCs w:val="22"/>
            <w:rtl/>
            <w:lang w:bidi="he-IL"/>
          </w:rPr>
          <w:t xml:space="preserve">על המספר הנמוך יותר </w:t>
        </w:r>
      </w:ins>
      <w:ins w:id="121" w:author="user" w:date="2016-12-28T22:24:00Z">
        <w:r w:rsidR="002E7350">
          <w:rPr>
            <w:rFonts w:hint="cs"/>
            <w:szCs w:val="22"/>
            <w:rtl/>
            <w:lang w:bidi="he-IL"/>
          </w:rPr>
          <w:t>שישאר</w:t>
        </w:r>
      </w:ins>
      <w:ins w:id="122" w:author="user" w:date="2016-12-28T22:18:00Z">
        <w:r w:rsidR="002E7350">
          <w:rPr>
            <w:rFonts w:hint="cs"/>
            <w:szCs w:val="22"/>
            <w:rtl/>
            <w:lang w:bidi="he-IL"/>
          </w:rPr>
          <w:t xml:space="preserve"> פעיל</w:t>
        </w:r>
      </w:ins>
      <w:ins w:id="123" w:author="user" w:date="2016-12-28T22:24:00Z">
        <w:r w:rsidR="002E7350">
          <w:rPr>
            <w:rFonts w:hint="cs"/>
            <w:szCs w:val="22"/>
            <w:rtl/>
            <w:lang w:bidi="he-IL"/>
          </w:rPr>
          <w:t xml:space="preserve">, וכל שאר הפורטים </w:t>
        </w:r>
      </w:ins>
      <w:ins w:id="124" w:author="user" w:date="2016-12-28T22:26:00Z">
        <w:r w:rsidR="002E7350">
          <w:rPr>
            <w:rFonts w:hint="cs"/>
            <w:szCs w:val="22"/>
            <w:rtl/>
            <w:lang w:bidi="he-IL"/>
          </w:rPr>
          <w:t>יכובו לקבלת או שליחת מידע.</w:t>
        </w:r>
      </w:ins>
    </w:p>
    <w:p w14:paraId="70CACDFE" w14:textId="591518CE" w:rsidR="002E7350" w:rsidRDefault="002E7350" w:rsidP="00381229">
      <w:pPr>
        <w:bidi/>
        <w:rPr>
          <w:ins w:id="125" w:author="user" w:date="2016-12-28T22:26:00Z"/>
          <w:szCs w:val="22"/>
          <w:rtl/>
          <w:lang w:bidi="he-IL"/>
        </w:rPr>
      </w:pPr>
      <w:ins w:id="126" w:author="user" w:date="2016-12-28T22:26:00Z">
        <w:r>
          <w:rPr>
            <w:rFonts w:hint="cs"/>
            <w:szCs w:val="22"/>
            <w:rtl/>
            <w:lang w:bidi="he-IL"/>
          </w:rPr>
          <w:t xml:space="preserve">(נשים לב, שהודעות קונפיג עדין </w:t>
        </w:r>
      </w:ins>
      <w:ins w:id="127" w:author="user" w:date="2016-12-28T22:28:00Z">
        <w:r>
          <w:rPr>
            <w:rFonts w:hint="cs"/>
            <w:szCs w:val="22"/>
            <w:rtl/>
            <w:lang w:bidi="he-IL"/>
          </w:rPr>
          <w:t>י</w:t>
        </w:r>
      </w:ins>
      <w:ins w:id="128" w:author="user" w:date="2016-12-28T22:26:00Z">
        <w:r>
          <w:rPr>
            <w:rFonts w:hint="cs"/>
            <w:szCs w:val="22"/>
            <w:rtl/>
            <w:lang w:bidi="he-IL"/>
          </w:rPr>
          <w:t xml:space="preserve">תקבלו בפורטים אלו </w:t>
        </w:r>
      </w:ins>
      <w:ins w:id="129" w:author="user" w:date="2016-12-28T22:27:00Z">
        <w:r>
          <w:rPr>
            <w:szCs w:val="22"/>
            <w:rtl/>
            <w:lang w:bidi="he-IL"/>
          </w:rPr>
          <w:t>–</w:t>
        </w:r>
      </w:ins>
      <w:ins w:id="130" w:author="user" w:date="2016-12-28T22:26:00Z">
        <w:r>
          <w:rPr>
            <w:rFonts w:hint="cs"/>
            <w:szCs w:val="22"/>
            <w:rtl/>
            <w:lang w:bidi="he-IL"/>
          </w:rPr>
          <w:t xml:space="preserve"> אך </w:t>
        </w:r>
      </w:ins>
      <w:ins w:id="131" w:author="user" w:date="2016-12-28T22:27:00Z">
        <w:r>
          <w:rPr>
            <w:rFonts w:hint="cs"/>
            <w:szCs w:val="22"/>
            <w:rtl/>
            <w:lang w:bidi="he-IL"/>
          </w:rPr>
          <w:t xml:space="preserve">לא יועברו הלאה, </w:t>
        </w:r>
      </w:ins>
      <w:ins w:id="132" w:author="user" w:date="2016-12-28T22:28:00Z">
        <w:r>
          <w:rPr>
            <w:rFonts w:hint="cs"/>
            <w:szCs w:val="22"/>
            <w:rtl/>
            <w:lang w:bidi="he-IL"/>
          </w:rPr>
          <w:t xml:space="preserve">וזאת </w:t>
        </w:r>
      </w:ins>
      <w:ins w:id="133" w:author="user" w:date="2016-12-28T22:27:00Z">
        <w:r>
          <w:rPr>
            <w:rFonts w:hint="cs"/>
            <w:szCs w:val="22"/>
            <w:rtl/>
            <w:lang w:bidi="he-IL"/>
          </w:rPr>
          <w:t xml:space="preserve">על מנת לאפשר את הבדיקה האם עדין הודעות הקונפיג שמגיעות לפורטים זהות לפורט </w:t>
        </w:r>
      </w:ins>
      <w:ins w:id="134" w:author="user" w:date="2016-12-28T22:29:00Z">
        <w:r>
          <w:rPr>
            <w:rFonts w:hint="cs"/>
            <w:szCs w:val="22"/>
            <w:rtl/>
            <w:lang w:bidi="he-IL"/>
          </w:rPr>
          <w:t>פעיל אחר</w:t>
        </w:r>
        <w:r w:rsidR="001A28A9">
          <w:rPr>
            <w:rFonts w:hint="cs"/>
            <w:szCs w:val="22"/>
            <w:rtl/>
            <w:lang w:bidi="he-IL"/>
          </w:rPr>
          <w:t xml:space="preserve"> </w:t>
        </w:r>
      </w:ins>
      <w:ins w:id="135" w:author="user" w:date="2016-12-28T22:30:00Z">
        <w:r w:rsidR="001A28A9">
          <w:rPr>
            <w:szCs w:val="22"/>
            <w:rtl/>
            <w:lang w:bidi="he-IL"/>
          </w:rPr>
          <w:t>–</w:t>
        </w:r>
      </w:ins>
      <w:ins w:id="136" w:author="user" w:date="2016-12-28T22:29:00Z">
        <w:r w:rsidR="001A28A9">
          <w:rPr>
            <w:rFonts w:hint="cs"/>
            <w:szCs w:val="22"/>
            <w:rtl/>
            <w:lang w:bidi="he-IL"/>
          </w:rPr>
          <w:t xml:space="preserve"> </w:t>
        </w:r>
      </w:ins>
      <w:ins w:id="137" w:author="user" w:date="2016-12-28T22:30:00Z">
        <w:r w:rsidR="001A28A9">
          <w:rPr>
            <w:rFonts w:hint="cs"/>
            <w:szCs w:val="22"/>
            <w:rtl/>
            <w:lang w:bidi="he-IL"/>
          </w:rPr>
          <w:t xml:space="preserve">במידה ולא, </w:t>
        </w:r>
      </w:ins>
      <w:ins w:id="138" w:author="user" w:date="2016-12-28T22:29:00Z">
        <w:r>
          <w:rPr>
            <w:rFonts w:hint="cs"/>
            <w:szCs w:val="22"/>
            <w:rtl/>
            <w:lang w:bidi="he-IL"/>
          </w:rPr>
          <w:t>הפורט יפתח מחדש לתקשורת</w:t>
        </w:r>
      </w:ins>
      <w:ins w:id="139" w:author="user" w:date="2016-12-28T22:30:00Z">
        <w:r w:rsidR="001A28A9">
          <w:rPr>
            <w:rFonts w:hint="cs"/>
            <w:szCs w:val="22"/>
            <w:rtl/>
            <w:lang w:bidi="he-IL"/>
          </w:rPr>
          <w:t xml:space="preserve"> מלאה</w:t>
        </w:r>
      </w:ins>
      <w:ins w:id="140" w:author="user" w:date="2016-12-28T22:28:00Z">
        <w:r>
          <w:rPr>
            <w:rFonts w:hint="cs"/>
            <w:szCs w:val="22"/>
            <w:rtl/>
            <w:lang w:bidi="he-IL"/>
          </w:rPr>
          <w:t>)</w:t>
        </w:r>
      </w:ins>
      <w:ins w:id="141" w:author="user" w:date="2016-12-28T22:30:00Z">
        <w:r w:rsidR="001A28A9">
          <w:rPr>
            <w:rFonts w:hint="cs"/>
            <w:szCs w:val="22"/>
            <w:rtl/>
            <w:lang w:bidi="he-IL"/>
          </w:rPr>
          <w:t>.</w:t>
        </w:r>
      </w:ins>
      <w:ins w:id="142" w:author="user" w:date="2016-12-28T22:23:00Z">
        <w:r>
          <w:rPr>
            <w:szCs w:val="22"/>
            <w:rtl/>
            <w:lang w:bidi="he-IL"/>
          </w:rPr>
          <w:br/>
        </w:r>
      </w:ins>
      <w:ins w:id="143" w:author="user" w:date="2016-12-28T22:28:00Z">
        <w:r>
          <w:rPr>
            <w:rFonts w:hint="cs"/>
            <w:szCs w:val="22"/>
            <w:rtl/>
            <w:lang w:bidi="he-IL"/>
          </w:rPr>
          <w:t>בנוסף</w:t>
        </w:r>
      </w:ins>
      <w:ins w:id="144" w:author="user" w:date="2016-12-28T22:21:00Z">
        <w:r>
          <w:rPr>
            <w:rFonts w:hint="cs"/>
            <w:szCs w:val="22"/>
            <w:rtl/>
            <w:lang w:bidi="he-IL"/>
          </w:rPr>
          <w:t xml:space="preserve"> יהיה </w:t>
        </w:r>
        <w:r>
          <w:rPr>
            <w:rFonts w:hint="cs"/>
            <w:szCs w:val="22"/>
            <w:lang w:bidi="he-IL"/>
          </w:rPr>
          <w:t>TTL</w:t>
        </w:r>
        <w:r>
          <w:rPr>
            <w:rFonts w:hint="cs"/>
            <w:szCs w:val="22"/>
            <w:rtl/>
            <w:lang w:bidi="he-IL"/>
          </w:rPr>
          <w:t xml:space="preserve"> לבחירה</w:t>
        </w:r>
      </w:ins>
      <w:ins w:id="145" w:author="user" w:date="2016-12-28T22:23:00Z">
        <w:r>
          <w:rPr>
            <w:rFonts w:hint="cs"/>
            <w:szCs w:val="22"/>
            <w:rtl/>
            <w:lang w:bidi="he-IL"/>
          </w:rPr>
          <w:t xml:space="preserve"> </w:t>
        </w:r>
      </w:ins>
      <w:ins w:id="146" w:author="user" w:date="2016-12-28T22:28:00Z">
        <w:r>
          <w:rPr>
            <w:rFonts w:hint="cs"/>
            <w:szCs w:val="22"/>
            <w:rtl/>
            <w:lang w:bidi="he-IL"/>
          </w:rPr>
          <w:t>הפורט</w:t>
        </w:r>
      </w:ins>
      <w:ins w:id="147" w:author="user" w:date="2016-12-28T22:21:00Z">
        <w:r>
          <w:rPr>
            <w:rFonts w:hint="cs"/>
            <w:szCs w:val="22"/>
            <w:rtl/>
            <w:lang w:bidi="he-IL"/>
          </w:rPr>
          <w:t xml:space="preserve">, על מנת שבמידה ופורט מסויים יפסיק לתפקד הפורט הבא בעל המספר הנמוך ביותר </w:t>
        </w:r>
      </w:ins>
      <w:ins w:id="148" w:author="user" w:date="2016-12-28T22:28:00Z">
        <w:r>
          <w:rPr>
            <w:rFonts w:hint="cs"/>
            <w:szCs w:val="22"/>
            <w:rtl/>
            <w:lang w:bidi="he-IL"/>
          </w:rPr>
          <w:t>יוכל לה</w:t>
        </w:r>
      </w:ins>
      <w:ins w:id="149" w:author="user" w:date="2016-12-28T22:21:00Z">
        <w:r>
          <w:rPr>
            <w:rFonts w:hint="cs"/>
            <w:szCs w:val="22"/>
            <w:rtl/>
            <w:lang w:bidi="he-IL"/>
          </w:rPr>
          <w:t xml:space="preserve">תחיל לפעול. </w:t>
        </w:r>
      </w:ins>
    </w:p>
    <w:p w14:paraId="0735DB87" w14:textId="4F716A90" w:rsidR="00C86C01" w:rsidRDefault="002E7350">
      <w:pPr>
        <w:bidi/>
        <w:rPr>
          <w:ins w:id="150" w:author="user" w:date="2016-12-28T22:10:00Z"/>
          <w:szCs w:val="22"/>
          <w:rtl/>
          <w:lang w:bidi="he-IL"/>
        </w:rPr>
        <w:pPrChange w:id="151" w:author="user" w:date="2016-12-28T22:32:00Z">
          <w:pPr>
            <w:bidi/>
          </w:pPr>
        </w:pPrChange>
      </w:pPr>
      <w:ins w:id="152" w:author="user" w:date="2016-12-28T22:22:00Z">
        <w:r>
          <w:rPr>
            <w:rFonts w:hint="cs"/>
            <w:szCs w:val="22"/>
            <w:rtl/>
            <w:lang w:bidi="he-IL"/>
          </w:rPr>
          <w:t>(</w:t>
        </w:r>
      </w:ins>
      <w:ins w:id="153" w:author="user" w:date="2016-12-28T22:24:00Z">
        <w:r>
          <w:rPr>
            <w:rFonts w:hint="cs"/>
            <w:szCs w:val="22"/>
            <w:rtl/>
            <w:lang w:bidi="he-IL"/>
          </w:rPr>
          <w:t>באופן כללי</w:t>
        </w:r>
      </w:ins>
      <w:ins w:id="154" w:author="user" w:date="2016-12-28T22:22:00Z">
        <w:r>
          <w:rPr>
            <w:rFonts w:hint="cs"/>
            <w:szCs w:val="22"/>
            <w:rtl/>
            <w:lang w:bidi="he-IL"/>
          </w:rPr>
          <w:t xml:space="preserve"> ה-</w:t>
        </w:r>
        <w:r>
          <w:rPr>
            <w:rFonts w:hint="cs"/>
            <w:szCs w:val="22"/>
            <w:lang w:bidi="he-IL"/>
          </w:rPr>
          <w:t>TTL</w:t>
        </w:r>
        <w:r>
          <w:rPr>
            <w:rFonts w:hint="cs"/>
            <w:szCs w:val="22"/>
            <w:rtl/>
            <w:lang w:bidi="he-IL"/>
          </w:rPr>
          <w:t xml:space="preserve"> י</w:t>
        </w:r>
      </w:ins>
      <w:ins w:id="155" w:author="user" w:date="2016-12-28T22:31:00Z">
        <w:r w:rsidR="001A28A9">
          <w:rPr>
            <w:rFonts w:hint="cs"/>
            <w:szCs w:val="22"/>
            <w:rtl/>
            <w:lang w:bidi="he-IL"/>
          </w:rPr>
          <w:t>כול ל</w:t>
        </w:r>
      </w:ins>
      <w:ins w:id="156" w:author="user" w:date="2016-12-28T22:22:00Z">
        <w:r>
          <w:rPr>
            <w:rFonts w:hint="cs"/>
            <w:szCs w:val="22"/>
            <w:rtl/>
            <w:lang w:bidi="he-IL"/>
          </w:rPr>
          <w:t>עבוד כך ש</w:t>
        </w:r>
      </w:ins>
      <w:ins w:id="157" w:author="user" w:date="2016-12-28T22:31:00Z">
        <w:r w:rsidR="001A28A9">
          <w:rPr>
            <w:rFonts w:hint="cs"/>
            <w:szCs w:val="22"/>
            <w:rtl/>
            <w:lang w:bidi="he-IL"/>
          </w:rPr>
          <w:t>ערכו ירד כל כמה זמן, ו</w:t>
        </w:r>
      </w:ins>
      <w:ins w:id="158" w:author="user" w:date="2016-12-28T22:22:00Z">
        <w:r>
          <w:rPr>
            <w:rFonts w:hint="cs"/>
            <w:szCs w:val="22"/>
            <w:rtl/>
            <w:lang w:bidi="he-IL"/>
          </w:rPr>
          <w:t>כל פעם שמגיע</w:t>
        </w:r>
      </w:ins>
      <w:ins w:id="159" w:author="user" w:date="2016-12-28T22:25:00Z">
        <w:r>
          <w:rPr>
            <w:rFonts w:hint="cs"/>
            <w:szCs w:val="22"/>
            <w:rtl/>
            <w:lang w:bidi="he-IL"/>
          </w:rPr>
          <w:t>ה</w:t>
        </w:r>
      </w:ins>
      <w:ins w:id="160" w:author="user" w:date="2016-12-28T22:22:00Z">
        <w:r>
          <w:rPr>
            <w:rFonts w:hint="cs"/>
            <w:szCs w:val="22"/>
            <w:rtl/>
            <w:lang w:bidi="he-IL"/>
          </w:rPr>
          <w:t xml:space="preserve"> </w:t>
        </w:r>
      </w:ins>
      <w:ins w:id="161" w:author="user" w:date="2016-12-28T22:24:00Z">
        <w:r>
          <w:rPr>
            <w:rFonts w:hint="cs"/>
            <w:szCs w:val="22"/>
            <w:rtl/>
            <w:lang w:bidi="he-IL"/>
          </w:rPr>
          <w:t>הודעת קונפיג</w:t>
        </w:r>
      </w:ins>
      <w:ins w:id="162" w:author="user" w:date="2016-12-28T22:22:00Z">
        <w:r>
          <w:rPr>
            <w:rFonts w:hint="cs"/>
            <w:szCs w:val="22"/>
            <w:rtl/>
            <w:lang w:bidi="he-IL"/>
          </w:rPr>
          <w:t xml:space="preserve"> </w:t>
        </w:r>
      </w:ins>
      <w:ins w:id="163" w:author="user" w:date="2016-12-28T22:24:00Z">
        <w:r>
          <w:rPr>
            <w:rFonts w:hint="cs"/>
            <w:szCs w:val="22"/>
            <w:rtl/>
            <w:lang w:bidi="he-IL"/>
          </w:rPr>
          <w:t>אל הפורט הפעיל</w:t>
        </w:r>
      </w:ins>
      <w:ins w:id="164" w:author="user" w:date="2016-12-28T22:22:00Z">
        <w:r>
          <w:rPr>
            <w:rFonts w:hint="cs"/>
            <w:szCs w:val="22"/>
            <w:rtl/>
            <w:lang w:bidi="he-IL"/>
          </w:rPr>
          <w:t xml:space="preserve"> הערך</w:t>
        </w:r>
      </w:ins>
      <w:ins w:id="165" w:author="user" w:date="2016-12-28T22:24:00Z">
        <w:r>
          <w:rPr>
            <w:rFonts w:hint="cs"/>
            <w:szCs w:val="22"/>
            <w:rtl/>
            <w:lang w:bidi="he-IL"/>
          </w:rPr>
          <w:t xml:space="preserve"> </w:t>
        </w:r>
      </w:ins>
      <w:ins w:id="166" w:author="user" w:date="2016-12-28T22:32:00Z">
        <w:r w:rsidR="001A28A9">
          <w:rPr>
            <w:rFonts w:hint="cs"/>
            <w:szCs w:val="22"/>
            <w:rtl/>
            <w:lang w:bidi="he-IL"/>
          </w:rPr>
          <w:t xml:space="preserve">שלו </w:t>
        </w:r>
      </w:ins>
      <w:ins w:id="167" w:author="user" w:date="2016-12-28T22:22:00Z">
        <w:r>
          <w:rPr>
            <w:rFonts w:hint="cs"/>
            <w:szCs w:val="22"/>
            <w:rtl/>
            <w:lang w:bidi="he-IL"/>
          </w:rPr>
          <w:t>יעלה</w:t>
        </w:r>
      </w:ins>
      <w:ins w:id="168" w:author="user" w:date="2016-12-28T22:25:00Z">
        <w:r>
          <w:rPr>
            <w:rFonts w:hint="cs"/>
            <w:szCs w:val="22"/>
            <w:rtl/>
            <w:lang w:bidi="he-IL"/>
          </w:rPr>
          <w:t>.</w:t>
        </w:r>
      </w:ins>
      <w:ins w:id="169" w:author="user" w:date="2016-12-28T22:22:00Z">
        <w:r>
          <w:rPr>
            <w:rFonts w:hint="cs"/>
            <w:szCs w:val="22"/>
            <w:rtl/>
            <w:lang w:bidi="he-IL"/>
          </w:rPr>
          <w:t xml:space="preserve"> כאשר </w:t>
        </w:r>
      </w:ins>
      <w:ins w:id="170" w:author="user" w:date="2016-12-28T22:25:00Z">
        <w:r>
          <w:rPr>
            <w:rFonts w:hint="cs"/>
            <w:szCs w:val="22"/>
            <w:rtl/>
            <w:lang w:bidi="he-IL"/>
          </w:rPr>
          <w:t xml:space="preserve">לא יגיעו הודעות במשך זמן מסוים </w:t>
        </w:r>
      </w:ins>
      <w:ins w:id="171" w:author="user" w:date="2016-12-28T22:22:00Z">
        <w:r>
          <w:rPr>
            <w:rFonts w:hint="cs"/>
            <w:szCs w:val="22"/>
            <w:rtl/>
            <w:lang w:bidi="he-IL"/>
          </w:rPr>
          <w:t>הערך יגיע ל-0</w:t>
        </w:r>
      </w:ins>
      <w:ins w:id="172" w:author="user" w:date="2016-12-28T22:25:00Z">
        <w:r>
          <w:rPr>
            <w:rFonts w:hint="cs"/>
            <w:szCs w:val="22"/>
            <w:rtl/>
            <w:lang w:bidi="he-IL"/>
          </w:rPr>
          <w:t xml:space="preserve"> </w:t>
        </w:r>
        <w:r>
          <w:rPr>
            <w:szCs w:val="22"/>
            <w:rtl/>
            <w:lang w:bidi="he-IL"/>
          </w:rPr>
          <w:t>–</w:t>
        </w:r>
      </w:ins>
      <w:ins w:id="173" w:author="user" w:date="2016-12-28T22:22:00Z">
        <w:r>
          <w:rPr>
            <w:rFonts w:hint="cs"/>
            <w:szCs w:val="22"/>
            <w:rtl/>
            <w:lang w:bidi="he-IL"/>
          </w:rPr>
          <w:t xml:space="preserve"> </w:t>
        </w:r>
      </w:ins>
      <w:ins w:id="174" w:author="user" w:date="2016-12-28T22:25:00Z">
        <w:r>
          <w:rPr>
            <w:rFonts w:hint="cs"/>
            <w:szCs w:val="22"/>
            <w:rtl/>
            <w:lang w:bidi="he-IL"/>
          </w:rPr>
          <w:t xml:space="preserve">ואז </w:t>
        </w:r>
      </w:ins>
      <w:ins w:id="175" w:author="user" w:date="2016-12-28T22:22:00Z">
        <w:r>
          <w:rPr>
            <w:rFonts w:hint="cs"/>
            <w:szCs w:val="22"/>
            <w:rtl/>
            <w:lang w:bidi="he-IL"/>
          </w:rPr>
          <w:t>נבצע את הבחירה של הפורט הקטן ביותר מחדש)</w:t>
        </w:r>
      </w:ins>
      <w:ins w:id="176" w:author="user" w:date="2016-12-28T22:25:00Z">
        <w:r>
          <w:rPr>
            <w:rFonts w:hint="cs"/>
            <w:szCs w:val="22"/>
            <w:rtl/>
            <w:lang w:bidi="he-IL"/>
          </w:rPr>
          <w:t>.</w:t>
        </w:r>
      </w:ins>
    </w:p>
    <w:p w14:paraId="6078D76C" w14:textId="61DD709B" w:rsidR="00C339C9" w:rsidRPr="0089717E" w:rsidDel="00C86C01" w:rsidRDefault="001369EE">
      <w:pPr>
        <w:bidi/>
        <w:rPr>
          <w:del w:id="177" w:author="user" w:date="2016-12-28T22:10:00Z"/>
          <w:szCs w:val="22"/>
          <w:rtl/>
          <w:lang w:bidi="he-IL"/>
        </w:rPr>
        <w:pPrChange w:id="178" w:author="user" w:date="2016-12-28T22:10:00Z">
          <w:pPr>
            <w:bidi/>
          </w:pPr>
        </w:pPrChange>
      </w:pPr>
      <w:del w:id="179" w:author="user" w:date="2016-12-28T22:10:00Z">
        <w:r w:rsidDel="00C86C01">
          <w:rPr>
            <w:rFonts w:hint="cs"/>
            <w:szCs w:val="22"/>
            <w:lang w:bidi="he-IL"/>
          </w:rPr>
          <w:delText>TODO</w:delText>
        </w:r>
        <w:r w:rsidDel="00C86C01">
          <w:rPr>
            <w:rFonts w:hint="cs"/>
            <w:szCs w:val="22"/>
            <w:rtl/>
            <w:lang w:bidi="he-IL"/>
          </w:rPr>
          <w:delText xml:space="preserve"> בלאט.</w:delText>
        </w:r>
      </w:del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Style w:val="GridTable5Dark-Accent5"/>
        <w:tblW w:w="10255" w:type="dxa"/>
        <w:tblInd w:w="-625" w:type="dxa"/>
        <w:tblLook w:val="0520" w:firstRow="1" w:lastRow="0" w:firstColumn="0" w:lastColumn="1" w:noHBand="0" w:noVBand="1"/>
      </w:tblPr>
      <w:tblGrid>
        <w:gridCol w:w="1900"/>
        <w:gridCol w:w="1860"/>
        <w:gridCol w:w="1560"/>
        <w:gridCol w:w="1600"/>
        <w:gridCol w:w="1680"/>
        <w:gridCol w:w="1655"/>
      </w:tblGrid>
      <w:tr w:rsidR="00333078" w:rsidRPr="00333078" w14:paraId="3E0EDA8A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00" w:type="dxa"/>
            <w:noWrap/>
            <w:hideMark/>
          </w:tcPr>
          <w:p w14:paraId="73B4769B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color w:val="auto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noWrap/>
            <w:hideMark/>
          </w:tcPr>
          <w:p w14:paraId="6D371177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noWrap/>
            <w:hideMark/>
          </w:tcPr>
          <w:p w14:paraId="74A5F77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noWrap/>
            <w:hideMark/>
          </w:tcPr>
          <w:p w14:paraId="1E1480F4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noWrap/>
            <w:hideMark/>
          </w:tcPr>
          <w:p w14:paraId="13A3E4F0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מקור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1928BE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5AE2B8FF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8</w:t>
            </w:r>
          </w:p>
        </w:tc>
        <w:tc>
          <w:tcPr>
            <w:tcW w:w="1860" w:type="dxa"/>
            <w:noWrap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noWrap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</w:p>
        </w:tc>
        <w:tc>
          <w:tcPr>
            <w:tcW w:w="1600" w:type="dxa"/>
            <w:noWrap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3A17DD5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noWrap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</w:p>
        </w:tc>
        <w:tc>
          <w:tcPr>
            <w:tcW w:w="1600" w:type="dxa"/>
            <w:noWrap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72CB137B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noWrap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</w:p>
        </w:tc>
        <w:tc>
          <w:tcPr>
            <w:tcW w:w="1600" w:type="dxa"/>
            <w:noWrap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D575CAA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noWrap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</w:p>
        </w:tc>
        <w:tc>
          <w:tcPr>
            <w:tcW w:w="1600" w:type="dxa"/>
            <w:noWrap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Style w:val="GridTable5Dark-Accent6"/>
        <w:tblW w:w="6777" w:type="dxa"/>
        <w:tblInd w:w="1255" w:type="dxa"/>
        <w:tblLook w:val="0520" w:firstRow="1" w:lastRow="0" w:firstColumn="0" w:lastColumn="1" w:noHBand="0" w:noVBand="1"/>
      </w:tblPr>
      <w:tblGrid>
        <w:gridCol w:w="2037"/>
        <w:gridCol w:w="1820"/>
        <w:gridCol w:w="1620"/>
        <w:gridCol w:w="1300"/>
      </w:tblGrid>
      <w:tr w:rsidR="00333078" w:rsidRPr="00333078" w14:paraId="3AEE7EB8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037" w:type="dxa"/>
            <w:noWrap/>
            <w:hideMark/>
          </w:tcPr>
          <w:p w14:paraId="64E98FA0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noWrap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noWrap/>
            <w:hideMark/>
          </w:tcPr>
          <w:p w14:paraId="4C17A989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2CFDA17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noWrap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noWrap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</w:p>
        </w:tc>
      </w:tr>
      <w:tr w:rsidR="00333078" w:rsidRPr="00333078" w14:paraId="2EF9A9A1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noWrap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noWrap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</w:p>
        </w:tc>
      </w:tr>
      <w:tr w:rsidR="00333078" w:rsidRPr="00333078" w14:paraId="38E79C2D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noWrap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noWrap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</w:p>
        </w:tc>
      </w:tr>
      <w:tr w:rsidR="00333078" w:rsidRPr="00333078" w14:paraId="3C6297A7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noWrap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noWrap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87FDD88" w14:textId="78886E99" w:rsidR="00333078" w:rsidRPr="00333078" w:rsidRDefault="00055CEC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</w:t>
            </w:r>
            <w:r w:rsidR="00333078"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y</w:t>
            </w:r>
          </w:p>
        </w:tc>
      </w:tr>
    </w:tbl>
    <w:p w14:paraId="4A65DF2B" w14:textId="77777777" w:rsidR="00333078" w:rsidRDefault="00333078" w:rsidP="00333078">
      <w:pPr>
        <w:bidi/>
        <w:rPr>
          <w:ins w:id="180" w:author="user" w:date="2016-12-28T21:49:00Z"/>
          <w:rtl/>
          <w:lang w:bidi="he-IL"/>
        </w:rPr>
      </w:pPr>
    </w:p>
    <w:p w14:paraId="78BAC923" w14:textId="77777777" w:rsidR="00142C6A" w:rsidRDefault="00142C6A" w:rsidP="00974AE9">
      <w:pPr>
        <w:bidi/>
        <w:rPr>
          <w:rtl/>
          <w:lang w:bidi="he-IL"/>
        </w:rPr>
      </w:pPr>
    </w:p>
    <w:p w14:paraId="29AEC20F" w14:textId="19EB844C" w:rsidR="001369EE" w:rsidRPr="00142C6A" w:rsidRDefault="001369EE" w:rsidP="00381229">
      <w:pPr>
        <w:bidi/>
        <w:rPr>
          <w:szCs w:val="22"/>
          <w:u w:val="single"/>
          <w:rtl/>
          <w:lang w:bidi="he-IL"/>
        </w:rPr>
      </w:pPr>
      <w:r w:rsidRPr="00142C6A">
        <w:rPr>
          <w:rFonts w:hint="cs"/>
          <w:szCs w:val="22"/>
          <w:u w:val="single"/>
          <w:rtl/>
          <w:lang w:bidi="he-IL"/>
        </w:rPr>
        <w:t>שלב</w:t>
      </w:r>
      <w:r w:rsidRPr="00142C6A">
        <w:rPr>
          <w:szCs w:val="22"/>
          <w:u w:val="single"/>
          <w:rtl/>
          <w:lang w:bidi="he-IL"/>
        </w:rPr>
        <w:t xml:space="preserve"> 1</w:t>
      </w:r>
    </w:p>
    <w:p w14:paraId="5CC80E4F" w14:textId="326E218C" w:rsidR="00142C6A" w:rsidRPr="00142C6A" w:rsidRDefault="005F1D60">
      <w:pPr>
        <w:bidi/>
        <w:rPr>
          <w:ins w:id="181" w:author="user" w:date="2016-12-28T21:43:00Z"/>
          <w:szCs w:val="22"/>
          <w:rtl/>
          <w:lang w:bidi="he-IL"/>
        </w:rPr>
        <w:pPrChange w:id="182" w:author="user" w:date="2016-12-28T21:42:00Z">
          <w:pPr>
            <w:bidi/>
          </w:pPr>
        </w:pPrChange>
      </w:pPr>
      <w:r w:rsidRPr="00142C6A">
        <w:rPr>
          <w:rFonts w:hint="cs"/>
          <w:szCs w:val="22"/>
          <w:rtl/>
          <w:lang w:bidi="he-IL"/>
        </w:rPr>
        <w:t>החיבור</w:t>
      </w:r>
      <w:r w:rsidRPr="00142C6A">
        <w:rPr>
          <w:szCs w:val="22"/>
          <w:rtl/>
          <w:lang w:bidi="he-IL"/>
        </w:rPr>
        <w:t xml:space="preserve"> </w:t>
      </w:r>
      <w:r w:rsidR="00756654" w:rsidRPr="00142C6A">
        <w:rPr>
          <w:rFonts w:hint="cs"/>
          <w:szCs w:val="22"/>
          <w:rtl/>
          <w:lang w:bidi="he-IL"/>
        </w:rPr>
        <w:t>עם</w:t>
      </w:r>
      <w:r w:rsidR="00756654" w:rsidRPr="00142C6A">
        <w:rPr>
          <w:szCs w:val="22"/>
          <w:rtl/>
          <w:lang w:bidi="he-IL"/>
        </w:rPr>
        <w:t xml:space="preserve"> רוחב הפס </w:t>
      </w:r>
      <w:r w:rsidRPr="00142C6A">
        <w:rPr>
          <w:rFonts w:hint="cs"/>
          <w:szCs w:val="22"/>
          <w:rtl/>
          <w:lang w:bidi="he-IL"/>
        </w:rPr>
        <w:t>הקטן</w:t>
      </w:r>
      <w:r w:rsidRPr="00142C6A">
        <w:rPr>
          <w:szCs w:val="22"/>
          <w:rtl/>
          <w:lang w:bidi="he-IL"/>
        </w:rPr>
        <w:t xml:space="preserve"> ביותר הוא 1 – הוא היח</w:t>
      </w:r>
      <w:ins w:id="183" w:author="user" w:date="2016-12-28T21:50:00Z">
        <w:r w:rsidR="00142C6A">
          <w:rPr>
            <w:rFonts w:hint="cs"/>
            <w:szCs w:val="22"/>
            <w:rtl/>
            <w:lang w:bidi="he-IL"/>
          </w:rPr>
          <w:t>י</w:t>
        </w:r>
      </w:ins>
      <w:r w:rsidRPr="00142C6A">
        <w:rPr>
          <w:rFonts w:hint="cs"/>
          <w:szCs w:val="22"/>
          <w:rtl/>
          <w:lang w:bidi="he-IL"/>
        </w:rPr>
        <w:t>די</w:t>
      </w:r>
      <w:r w:rsidRPr="00142C6A">
        <w:rPr>
          <w:szCs w:val="22"/>
          <w:rtl/>
          <w:lang w:bidi="he-IL"/>
        </w:rPr>
        <w:t xml:space="preserve"> שרוצה להשתמש במסלול </w:t>
      </w:r>
      <w:r w:rsidRPr="00142C6A">
        <w:rPr>
          <w:szCs w:val="22"/>
          <w:lang w:bidi="he-IL"/>
        </w:rPr>
        <w:t>wy</w:t>
      </w:r>
      <w:r w:rsidRPr="00142C6A">
        <w:rPr>
          <w:szCs w:val="22"/>
          <w:rtl/>
          <w:lang w:bidi="he-IL"/>
        </w:rPr>
        <w:t xml:space="preserve">, </w:t>
      </w:r>
      <w:r w:rsidRPr="00142C6A">
        <w:rPr>
          <w:rFonts w:hint="cs"/>
          <w:szCs w:val="22"/>
          <w:rtl/>
          <w:lang w:bidi="he-IL"/>
        </w:rPr>
        <w:t>לכן</w:t>
      </w:r>
      <w:ins w:id="184" w:author="user" w:date="2016-12-28T21:42:00Z">
        <w:r w:rsidR="00142C6A" w:rsidRPr="00142C6A">
          <w:rPr>
            <w:szCs w:val="22"/>
            <w:rtl/>
            <w:lang w:bidi="he-IL"/>
          </w:rPr>
          <w:t xml:space="preserve"> אפשר לתת לו</w:t>
        </w:r>
      </w:ins>
      <w:r w:rsidRPr="00142C6A">
        <w:rPr>
          <w:szCs w:val="22"/>
          <w:rtl/>
          <w:lang w:bidi="he-IL"/>
        </w:rPr>
        <w:t xml:space="preserve"> </w:t>
      </w:r>
      <w:del w:id="185" w:author="user" w:date="2016-12-28T21:42:00Z">
        <w:r w:rsidRPr="00142C6A" w:rsidDel="00142C6A">
          <w:rPr>
            <w:rFonts w:hint="cs"/>
            <w:szCs w:val="22"/>
            <w:rtl/>
            <w:lang w:bidi="he-IL"/>
          </w:rPr>
          <w:delText>ניתן</w:delText>
        </w:r>
        <w:r w:rsidRPr="00142C6A" w:rsidDel="00142C6A">
          <w:rPr>
            <w:szCs w:val="22"/>
            <w:rtl/>
            <w:lang w:bidi="he-IL"/>
          </w:rPr>
          <w:delText xml:space="preserve"> לו </w:delText>
        </w:r>
      </w:del>
      <w:r w:rsidRPr="00142C6A">
        <w:rPr>
          <w:rFonts w:hint="cs"/>
          <w:szCs w:val="22"/>
          <w:rtl/>
          <w:lang w:bidi="he-IL"/>
        </w:rPr>
        <w:t>את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כל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רוחב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הפס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האפשרי</w:t>
      </w:r>
      <w:ins w:id="186" w:author="user" w:date="2016-12-28T21:50:00Z">
        <w:r w:rsidR="001E1329">
          <w:rPr>
            <w:rFonts w:hint="cs"/>
            <w:szCs w:val="22"/>
            <w:rtl/>
            <w:lang w:bidi="he-IL"/>
          </w:rPr>
          <w:t xml:space="preserve"> בקשת זו</w:t>
        </w:r>
      </w:ins>
      <w:r w:rsidRPr="00142C6A">
        <w:rPr>
          <w:szCs w:val="22"/>
          <w:rtl/>
          <w:lang w:bidi="he-IL"/>
        </w:rPr>
        <w:t xml:space="preserve">. </w:t>
      </w:r>
      <w:ins w:id="187" w:author="user" w:date="2016-12-28T21:42:00Z">
        <w:r w:rsidR="00142C6A" w:rsidRPr="00142C6A">
          <w:rPr>
            <w:rFonts w:hint="cs"/>
            <w:szCs w:val="22"/>
            <w:rtl/>
            <w:lang w:bidi="he-IL"/>
          </w:rPr>
          <w:t>אבל</w:t>
        </w:r>
        <w:r w:rsidR="00142C6A" w:rsidRPr="00142C6A">
          <w:rPr>
            <w:szCs w:val="22"/>
            <w:rtl/>
            <w:lang w:bidi="he-IL"/>
          </w:rPr>
          <w:t xml:space="preserve"> צריך לתת לכל החיבורים רוחב פס זה </w:t>
        </w:r>
      </w:ins>
      <w:ins w:id="188" w:author="user" w:date="2016-12-28T21:43:00Z">
        <w:r w:rsidR="00142C6A" w:rsidRPr="00142C6A">
          <w:rPr>
            <w:szCs w:val="22"/>
            <w:rtl/>
            <w:lang w:bidi="he-IL"/>
          </w:rPr>
          <w:t>–</w:t>
        </w:r>
      </w:ins>
      <w:ins w:id="189" w:author="user" w:date="2016-12-28T21:42:00Z">
        <w:r w:rsidR="00142C6A" w:rsidRPr="00142C6A">
          <w:rPr>
            <w:szCs w:val="22"/>
            <w:rtl/>
            <w:lang w:bidi="he-IL"/>
          </w:rPr>
          <w:t xml:space="preserve"> לכן </w:t>
        </w:r>
      </w:ins>
      <w:ins w:id="190" w:author="user" w:date="2016-12-28T21:43:00Z">
        <w:r w:rsidR="00142C6A" w:rsidRPr="00142C6A">
          <w:rPr>
            <w:rFonts w:hint="cs"/>
            <w:szCs w:val="22"/>
            <w:rtl/>
            <w:lang w:bidi="he-IL"/>
          </w:rPr>
          <w:t>צריך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לבדוק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את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המגבלות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עליהם</w:t>
        </w:r>
        <w:r w:rsidR="00142C6A" w:rsidRPr="00142C6A">
          <w:rPr>
            <w:szCs w:val="22"/>
            <w:rtl/>
            <w:lang w:bidi="he-IL"/>
          </w:rPr>
          <w:t>.</w:t>
        </w:r>
      </w:ins>
    </w:p>
    <w:p w14:paraId="3D6FD9BA" w14:textId="1774D923" w:rsidR="00142C6A" w:rsidRPr="00142C6A" w:rsidRDefault="00142C6A">
      <w:pPr>
        <w:bidi/>
        <w:rPr>
          <w:ins w:id="191" w:author="user" w:date="2016-12-28T21:44:00Z"/>
          <w:szCs w:val="22"/>
          <w:rtl/>
          <w:lang w:bidi="he-IL"/>
        </w:rPr>
        <w:pPrChange w:id="192" w:author="user" w:date="2016-12-28T21:49:00Z">
          <w:pPr>
            <w:bidi/>
          </w:pPr>
        </w:pPrChange>
      </w:pPr>
      <w:ins w:id="193" w:author="user" w:date="2016-12-28T21:43:00Z">
        <w:r w:rsidRPr="00142C6A">
          <w:rPr>
            <w:rFonts w:hint="cs"/>
            <w:szCs w:val="22"/>
            <w:rtl/>
            <w:lang w:bidi="he-IL"/>
          </w:rPr>
          <w:t>נשים</w:t>
        </w:r>
        <w:r w:rsidRPr="00142C6A">
          <w:rPr>
            <w:szCs w:val="22"/>
            <w:rtl/>
            <w:lang w:bidi="he-IL"/>
          </w:rPr>
          <w:t xml:space="preserve"> לב שקשת </w:t>
        </w:r>
        <w:r w:rsidRPr="00142C6A">
          <w:rPr>
            <w:szCs w:val="22"/>
            <w:lang w:bidi="he-IL"/>
          </w:rPr>
          <w:t>xz</w:t>
        </w:r>
        <w:r w:rsidRPr="00142C6A">
          <w:rPr>
            <w:szCs w:val="22"/>
            <w:rtl/>
            <w:lang w:bidi="he-IL"/>
          </w:rPr>
          <w:t xml:space="preserve"> משותפת לחיבור 2 3 </w:t>
        </w:r>
        <w:r w:rsidRPr="00142C6A">
          <w:rPr>
            <w:rFonts w:hint="cs"/>
            <w:szCs w:val="22"/>
            <w:rtl/>
            <w:lang w:bidi="he-IL"/>
          </w:rPr>
          <w:t>ו</w:t>
        </w:r>
        <w:r w:rsidRPr="00142C6A">
          <w:rPr>
            <w:szCs w:val="22"/>
            <w:rtl/>
            <w:lang w:bidi="he-IL"/>
          </w:rPr>
          <w:t xml:space="preserve">-4, </w:t>
        </w:r>
        <w:r w:rsidRPr="00142C6A">
          <w:rPr>
            <w:rFonts w:hint="cs"/>
            <w:szCs w:val="22"/>
            <w:rtl/>
            <w:lang w:bidi="he-IL"/>
          </w:rPr>
          <w:t>וסה</w:t>
        </w:r>
        <w:r w:rsidRPr="00142C6A">
          <w:rPr>
            <w:szCs w:val="22"/>
            <w:rtl/>
            <w:lang w:bidi="he-IL"/>
          </w:rPr>
          <w:t xml:space="preserve">"כ רוחב הפס הלא מנוצל בה הוא 10 </w:t>
        </w:r>
      </w:ins>
      <w:ins w:id="194" w:author="user" w:date="2016-12-28T21:44:00Z">
        <w:r w:rsidRPr="00142C6A">
          <w:rPr>
            <w:szCs w:val="22"/>
            <w:rtl/>
            <w:lang w:bidi="he-IL"/>
          </w:rPr>
          <w:t>–</w:t>
        </w:r>
      </w:ins>
      <w:ins w:id="195" w:author="user" w:date="2016-12-28T21:43:00Z">
        <w:r w:rsidRPr="00142C6A">
          <w:rPr>
            <w:szCs w:val="22"/>
            <w:rtl/>
            <w:lang w:bidi="he-IL"/>
          </w:rPr>
          <w:t xml:space="preserve"> זוהי </w:t>
        </w:r>
      </w:ins>
      <w:ins w:id="196" w:author="user" w:date="2016-12-28T21:44:00Z">
        <w:r w:rsidRPr="00142C6A">
          <w:rPr>
            <w:rFonts w:hint="cs"/>
            <w:szCs w:val="22"/>
            <w:rtl/>
            <w:lang w:bidi="he-IL"/>
          </w:rPr>
          <w:t>גם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המגבלה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הגדולה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ביותר</w:t>
        </w:r>
      </w:ins>
      <w:ins w:id="197" w:author="user" w:date="2016-12-28T21:48:00Z">
        <w:r w:rsidRPr="00142C6A">
          <w:rPr>
            <w:szCs w:val="22"/>
            <w:rtl/>
            <w:lang w:bidi="he-IL"/>
          </w:rPr>
          <w:t xml:space="preserve"> שלנו</w:t>
        </w:r>
      </w:ins>
      <w:ins w:id="198" w:author="user" w:date="2016-12-28T21:44:00Z">
        <w:r w:rsidRPr="00142C6A">
          <w:rPr>
            <w:szCs w:val="22"/>
            <w:rtl/>
            <w:lang w:bidi="he-IL"/>
          </w:rPr>
          <w:t xml:space="preserve">. </w:t>
        </w:r>
        <w:r w:rsidRPr="00142C6A">
          <w:rPr>
            <w:szCs w:val="22"/>
            <w:rtl/>
            <w:lang w:bidi="he-IL"/>
          </w:rPr>
          <w:br/>
        </w:r>
        <w:r w:rsidRPr="00142C6A">
          <w:rPr>
            <w:rFonts w:hint="cs"/>
            <w:szCs w:val="22"/>
            <w:rtl/>
            <w:lang w:bidi="he-IL"/>
          </w:rPr>
          <w:t>לכן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על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מנת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לשרת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את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כל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החיבורים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בצורה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ז</w:t>
        </w:r>
      </w:ins>
      <w:ins w:id="199" w:author="user" w:date="2016-12-28T21:49:00Z">
        <w:r w:rsidRPr="00142C6A">
          <w:rPr>
            <w:rFonts w:hint="cs"/>
            <w:szCs w:val="22"/>
            <w:rtl/>
            <w:lang w:bidi="he-IL"/>
          </w:rPr>
          <w:t>הה</w:t>
        </w:r>
        <w:r w:rsidRPr="00142C6A">
          <w:rPr>
            <w:szCs w:val="22"/>
            <w:rtl/>
            <w:lang w:bidi="he-IL"/>
          </w:rPr>
          <w:t xml:space="preserve">, </w:t>
        </w:r>
      </w:ins>
      <w:ins w:id="200" w:author="user" w:date="2016-12-28T21:44:00Z">
        <w:r w:rsidRPr="00142C6A">
          <w:rPr>
            <w:rFonts w:hint="cs"/>
            <w:szCs w:val="22"/>
            <w:rtl/>
            <w:lang w:bidi="he-IL"/>
          </w:rPr>
          <w:t>כל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אחד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מהם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יקבל</w:t>
        </w:r>
        <w:r w:rsidRPr="00142C6A">
          <w:rPr>
            <w:szCs w:val="22"/>
            <w:rtl/>
            <w:lang w:bidi="he-IL"/>
          </w:rPr>
          <w:t xml:space="preserve"> 3.333 </w:t>
        </w:r>
        <w:r w:rsidRPr="00142C6A">
          <w:rPr>
            <w:rFonts w:hint="cs"/>
            <w:szCs w:val="22"/>
            <w:rtl/>
            <w:lang w:bidi="he-IL"/>
          </w:rPr>
          <w:t>רוחב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פס</w:t>
        </w:r>
        <w:r w:rsidRPr="00142C6A">
          <w:rPr>
            <w:szCs w:val="22"/>
            <w:rtl/>
            <w:lang w:bidi="he-IL"/>
          </w:rPr>
          <w:t>.</w:t>
        </w:r>
      </w:ins>
    </w:p>
    <w:p w14:paraId="092CBEBB" w14:textId="20BA0CA8" w:rsidR="001369EE" w:rsidRPr="00142C6A" w:rsidRDefault="005F1D60">
      <w:pPr>
        <w:bidi/>
        <w:rPr>
          <w:szCs w:val="22"/>
          <w:rtl/>
          <w:lang w:bidi="he-IL"/>
        </w:rPr>
        <w:pPrChange w:id="201" w:author="user" w:date="2016-12-28T21:44:00Z">
          <w:pPr>
            <w:bidi/>
          </w:pPr>
        </w:pPrChange>
      </w:pPr>
      <w:del w:id="202" w:author="user" w:date="2016-12-28T21:44:00Z">
        <w:r w:rsidRPr="00142C6A" w:rsidDel="00142C6A">
          <w:rPr>
            <w:rFonts w:hint="cs"/>
            <w:szCs w:val="22"/>
            <w:rtl/>
            <w:lang w:bidi="he-IL"/>
          </w:rPr>
          <w:delText>מיכוון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שרוחב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הפס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הלא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מנוצל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הוא</w:delText>
        </w:r>
        <w:r w:rsidRPr="00142C6A" w:rsidDel="00142C6A">
          <w:rPr>
            <w:szCs w:val="22"/>
            <w:rtl/>
            <w:lang w:bidi="he-IL"/>
          </w:rPr>
          <w:delText xml:space="preserve"> 12, </w:delText>
        </w:r>
        <w:r w:rsidRPr="00142C6A" w:rsidDel="00142C6A">
          <w:rPr>
            <w:rFonts w:hint="cs"/>
            <w:szCs w:val="22"/>
            <w:rtl/>
            <w:lang w:bidi="he-IL"/>
          </w:rPr>
          <w:delText>ניתן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לו</w:delText>
        </w:r>
        <w:r w:rsidRPr="00142C6A" w:rsidDel="00142C6A">
          <w:rPr>
            <w:szCs w:val="22"/>
            <w:rtl/>
            <w:lang w:bidi="he-IL"/>
          </w:rPr>
          <w:delText xml:space="preserve"> 8 </w:delText>
        </w:r>
        <w:r w:rsidRPr="00142C6A" w:rsidDel="00142C6A">
          <w:rPr>
            <w:rFonts w:hint="cs"/>
            <w:szCs w:val="22"/>
            <w:rtl/>
            <w:lang w:bidi="he-IL"/>
          </w:rPr>
          <w:delText>כמו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שהוא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בקש</w:delText>
        </w:r>
        <w:r w:rsidRPr="00142C6A" w:rsidDel="00142C6A">
          <w:rPr>
            <w:szCs w:val="22"/>
            <w:rtl/>
            <w:lang w:bidi="he-IL"/>
          </w:rPr>
          <w:delText>.</w:delText>
        </w:r>
      </w:del>
    </w:p>
    <w:p w14:paraId="10416A9E" w14:textId="3684F197" w:rsidR="005F1D60" w:rsidRPr="00142C6A" w:rsidRDefault="005F1D60" w:rsidP="005F1D60">
      <w:pPr>
        <w:bidi/>
        <w:rPr>
          <w:szCs w:val="22"/>
          <w:u w:val="single"/>
          <w:rtl/>
          <w:lang w:bidi="he-IL"/>
        </w:rPr>
      </w:pPr>
      <w:r w:rsidRPr="00142C6A">
        <w:rPr>
          <w:rFonts w:hint="cs"/>
          <w:szCs w:val="22"/>
          <w:u w:val="single"/>
          <w:rtl/>
          <w:lang w:bidi="he-IL"/>
        </w:rPr>
        <w:t>שלב</w:t>
      </w:r>
      <w:r w:rsidRPr="00142C6A">
        <w:rPr>
          <w:szCs w:val="22"/>
          <w:u w:val="single"/>
          <w:rtl/>
          <w:lang w:bidi="he-IL"/>
        </w:rPr>
        <w:t xml:space="preserve"> 2</w:t>
      </w:r>
    </w:p>
    <w:p w14:paraId="43D62025" w14:textId="7A1C56FB" w:rsidR="00142C6A" w:rsidRPr="00142C6A" w:rsidRDefault="00142C6A" w:rsidP="00974AE9">
      <w:pPr>
        <w:bidi/>
        <w:rPr>
          <w:ins w:id="203" w:author="user" w:date="2016-12-28T21:47:00Z"/>
          <w:szCs w:val="22"/>
          <w:rtl/>
          <w:lang w:bidi="he-IL"/>
        </w:rPr>
      </w:pPr>
      <w:ins w:id="204" w:author="user" w:date="2016-12-28T21:44:00Z">
        <w:r w:rsidRPr="00142C6A">
          <w:rPr>
            <w:rFonts w:hint="cs"/>
            <w:szCs w:val="22"/>
            <w:rtl/>
            <w:lang w:bidi="he-IL"/>
          </w:rPr>
          <w:t>כעת</w:t>
        </w:r>
        <w:r w:rsidRPr="00142C6A">
          <w:rPr>
            <w:szCs w:val="22"/>
            <w:rtl/>
            <w:lang w:bidi="he-IL"/>
          </w:rPr>
          <w:t xml:space="preserve"> מיכוון שהחיבורים הנותרים 2,3,4 כולם עוברים דרך קשת </w:t>
        </w:r>
        <w:r w:rsidRPr="00142C6A">
          <w:rPr>
            <w:szCs w:val="22"/>
            <w:lang w:bidi="he-IL"/>
          </w:rPr>
          <w:t>xz</w:t>
        </w:r>
        <w:r w:rsidRPr="00142C6A">
          <w:rPr>
            <w:szCs w:val="22"/>
            <w:rtl/>
            <w:lang w:bidi="he-IL"/>
          </w:rPr>
          <w:t xml:space="preserve"> ורוחב הפס שלה נוצל לחלוטין</w:t>
        </w:r>
      </w:ins>
      <w:ins w:id="205" w:author="user" w:date="2016-12-28T21:45:00Z">
        <w:r w:rsidRPr="00142C6A">
          <w:rPr>
            <w:szCs w:val="22"/>
            <w:rtl/>
            <w:lang w:bidi="he-IL"/>
          </w:rPr>
          <w:t>,</w:t>
        </w:r>
      </w:ins>
      <w:ins w:id="206" w:author="user" w:date="2016-12-28T21:44:00Z"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לא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ניתן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לספק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לאף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אחד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מהם</w:t>
        </w:r>
      </w:ins>
      <w:ins w:id="207" w:author="user" w:date="2016-12-28T21:50:00Z">
        <w:r w:rsidR="001E1329">
          <w:rPr>
            <w:rFonts w:hint="cs"/>
            <w:szCs w:val="22"/>
            <w:rtl/>
            <w:lang w:bidi="he-IL"/>
          </w:rPr>
          <w:t xml:space="preserve"> רוחב פס נוסף</w:t>
        </w:r>
      </w:ins>
      <w:ins w:id="208" w:author="user" w:date="2016-12-28T21:45:00Z">
        <w:r w:rsidRPr="00142C6A">
          <w:rPr>
            <w:szCs w:val="22"/>
            <w:rtl/>
            <w:lang w:bidi="he-IL"/>
          </w:rPr>
          <w:t>.</w:t>
        </w:r>
        <w:r w:rsidRPr="00142C6A">
          <w:rPr>
            <w:szCs w:val="22"/>
            <w:rtl/>
            <w:lang w:bidi="he-IL"/>
          </w:rPr>
          <w:br/>
        </w:r>
        <w:r w:rsidRPr="00142C6A">
          <w:rPr>
            <w:rFonts w:hint="cs"/>
            <w:szCs w:val="22"/>
            <w:rtl/>
            <w:lang w:bidi="he-IL"/>
          </w:rPr>
          <w:t>לעומת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זאת</w:t>
        </w:r>
      </w:ins>
      <w:ins w:id="209" w:author="user" w:date="2016-12-28T21:50:00Z">
        <w:r w:rsidR="00372476">
          <w:rPr>
            <w:rFonts w:hint="cs"/>
            <w:szCs w:val="22"/>
            <w:rtl/>
            <w:lang w:bidi="he-IL"/>
          </w:rPr>
          <w:t>,</w:t>
        </w:r>
      </w:ins>
      <w:ins w:id="210" w:author="user" w:date="2016-12-28T21:45:00Z">
        <w:r w:rsidR="00372476">
          <w:rPr>
            <w:szCs w:val="22"/>
            <w:rtl/>
            <w:lang w:bidi="he-IL"/>
          </w:rPr>
          <w:t xml:space="preserve"> חיבור 1</w:t>
        </w:r>
      </w:ins>
      <w:ins w:id="211" w:author="user" w:date="2016-12-28T21:50:00Z">
        <w:r w:rsidR="00372476">
          <w:rPr>
            <w:rFonts w:hint="cs"/>
            <w:szCs w:val="22"/>
            <w:rtl/>
            <w:lang w:bidi="he-IL"/>
          </w:rPr>
          <w:t xml:space="preserve"> -</w:t>
        </w:r>
      </w:ins>
      <w:ins w:id="212" w:author="user" w:date="2016-12-28T21:45:00Z">
        <w:r w:rsidRPr="00142C6A">
          <w:rPr>
            <w:szCs w:val="22"/>
            <w:rtl/>
            <w:lang w:bidi="he-IL"/>
          </w:rPr>
          <w:t xml:space="preserve"> אשר משתמש בקשת </w:t>
        </w:r>
        <w:r w:rsidRPr="00142C6A">
          <w:rPr>
            <w:szCs w:val="22"/>
            <w:lang w:bidi="he-IL"/>
          </w:rPr>
          <w:t>wy</w:t>
        </w:r>
        <w:r w:rsidRPr="00142C6A">
          <w:rPr>
            <w:szCs w:val="22"/>
            <w:rtl/>
            <w:lang w:bidi="he-IL"/>
          </w:rPr>
          <w:t xml:space="preserve"> בלבד יכול לנצל את רוחב הפס שלה.</w:t>
        </w:r>
        <w:r w:rsidRPr="00142C6A">
          <w:rPr>
            <w:szCs w:val="22"/>
            <w:rtl/>
            <w:lang w:bidi="he-IL"/>
          </w:rPr>
          <w:br/>
        </w:r>
        <w:r w:rsidRPr="00142C6A">
          <w:rPr>
            <w:rFonts w:hint="cs"/>
            <w:szCs w:val="22"/>
            <w:rtl/>
            <w:lang w:bidi="he-IL"/>
          </w:rPr>
          <w:t>רוחב</w:t>
        </w:r>
        <w:r w:rsidRPr="00142C6A">
          <w:rPr>
            <w:szCs w:val="22"/>
            <w:rtl/>
            <w:lang w:bidi="he-IL"/>
          </w:rPr>
          <w:t xml:space="preserve"> הפס </w:t>
        </w:r>
      </w:ins>
      <w:ins w:id="213" w:author="user" w:date="2016-12-28T21:46:00Z">
        <w:r w:rsidRPr="00142C6A">
          <w:rPr>
            <w:rFonts w:hint="cs"/>
            <w:szCs w:val="22"/>
            <w:rtl/>
            <w:lang w:bidi="he-IL"/>
          </w:rPr>
          <w:t>הלא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מנוצל</w:t>
        </w:r>
        <w:r w:rsidRPr="00142C6A">
          <w:rPr>
            <w:szCs w:val="22"/>
            <w:rtl/>
            <w:lang w:bidi="he-IL"/>
          </w:rPr>
          <w:t xml:space="preserve"> כעת, לאחר שלב 1, הוא </w:t>
        </w:r>
        <w:r w:rsidRPr="00142C6A">
          <w:rPr>
            <w:szCs w:val="22"/>
            <w:lang w:bidi="he-IL"/>
          </w:rPr>
          <w:t>8.67</w:t>
        </w:r>
      </w:ins>
      <w:ins w:id="214" w:author="user" w:date="2016-12-28T21:47:00Z">
        <w:r w:rsidRPr="00142C6A">
          <w:rPr>
            <w:szCs w:val="22"/>
            <w:rtl/>
            <w:lang w:bidi="he-IL"/>
          </w:rPr>
          <w:t xml:space="preserve"> ודרישת החיבור היא </w:t>
        </w:r>
        <w:r w:rsidRPr="00142C6A">
          <w:rPr>
            <w:szCs w:val="22"/>
            <w:lang w:bidi="he-IL"/>
          </w:rPr>
          <w:t>4.667</w:t>
        </w:r>
        <w:r w:rsidRPr="00142C6A">
          <w:rPr>
            <w:szCs w:val="22"/>
            <w:rtl/>
            <w:lang w:bidi="he-IL"/>
          </w:rPr>
          <w:t xml:space="preserve"> – לכן ניתן לספק את כל דרישתו.</w:t>
        </w:r>
      </w:ins>
    </w:p>
    <w:p w14:paraId="4BFB8EA2" w14:textId="77777777" w:rsidR="00142C6A" w:rsidRPr="00142C6A" w:rsidRDefault="00142C6A" w:rsidP="00381229">
      <w:pPr>
        <w:bidi/>
        <w:rPr>
          <w:ins w:id="215" w:author="user" w:date="2016-12-28T21:44:00Z"/>
          <w:szCs w:val="22"/>
          <w:rtl/>
          <w:lang w:bidi="he-IL"/>
        </w:rPr>
      </w:pPr>
    </w:p>
    <w:p w14:paraId="2534F3C4" w14:textId="4E1AEBB4" w:rsidR="005F1D60" w:rsidRPr="00142C6A" w:rsidDel="00142C6A" w:rsidRDefault="005F1D60">
      <w:pPr>
        <w:bidi/>
        <w:rPr>
          <w:del w:id="216" w:author="user" w:date="2016-12-28T21:47:00Z"/>
          <w:szCs w:val="22"/>
          <w:rtl/>
          <w:lang w:bidi="he-IL"/>
        </w:rPr>
        <w:pPrChange w:id="217" w:author="user" w:date="2016-12-28T21:44:00Z">
          <w:pPr>
            <w:bidi/>
          </w:pPr>
        </w:pPrChange>
      </w:pPr>
      <w:del w:id="218" w:author="user" w:date="2016-12-28T21:47:00Z">
        <w:r w:rsidRPr="00142C6A" w:rsidDel="00142C6A">
          <w:rPr>
            <w:rFonts w:hint="cs"/>
            <w:szCs w:val="22"/>
            <w:rtl/>
            <w:lang w:bidi="he-IL"/>
          </w:rPr>
          <w:delText>החיבור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="00800E6F" w:rsidRPr="00142C6A" w:rsidDel="00142C6A">
          <w:rPr>
            <w:rFonts w:hint="cs"/>
            <w:szCs w:val="22"/>
            <w:rtl/>
            <w:lang w:bidi="he-IL"/>
          </w:rPr>
          <w:delText>עם</w:delText>
        </w:r>
        <w:r w:rsidR="00800E6F" w:rsidRPr="00142C6A" w:rsidDel="00142C6A">
          <w:rPr>
            <w:szCs w:val="22"/>
            <w:rtl/>
            <w:lang w:bidi="he-IL"/>
          </w:rPr>
          <w:delText xml:space="preserve"> רוחב הפס </w:delText>
        </w:r>
        <w:r w:rsidRPr="00142C6A" w:rsidDel="00142C6A">
          <w:rPr>
            <w:rFonts w:hint="cs"/>
            <w:szCs w:val="22"/>
            <w:rtl/>
            <w:lang w:bidi="he-IL"/>
          </w:rPr>
          <w:delText>הקטן</w:delText>
        </w:r>
        <w:r w:rsidRPr="00142C6A" w:rsidDel="00142C6A">
          <w:rPr>
            <w:szCs w:val="22"/>
            <w:rtl/>
            <w:lang w:bidi="he-IL"/>
          </w:rPr>
          <w:delText xml:space="preserve"> ביותר הוא 3 – הוא משתמש בקשתות </w:delText>
        </w:r>
        <w:r w:rsidRPr="00142C6A" w:rsidDel="00142C6A">
          <w:rPr>
            <w:szCs w:val="22"/>
            <w:lang w:bidi="he-IL"/>
          </w:rPr>
          <w:delText>wx</w:delText>
        </w:r>
        <w:r w:rsidRPr="00142C6A" w:rsidDel="00142C6A">
          <w:rPr>
            <w:szCs w:val="22"/>
            <w:rtl/>
            <w:lang w:bidi="he-IL"/>
          </w:rPr>
          <w:delText xml:space="preserve"> ו – </w:delText>
        </w:r>
        <w:r w:rsidRPr="00142C6A" w:rsidDel="00142C6A">
          <w:rPr>
            <w:szCs w:val="22"/>
            <w:lang w:bidi="he-IL"/>
          </w:rPr>
          <w:delText>xz</w:delText>
        </w:r>
        <w:r w:rsidRPr="00142C6A" w:rsidDel="00142C6A">
          <w:rPr>
            <w:szCs w:val="22"/>
            <w:rtl/>
            <w:lang w:bidi="he-IL"/>
          </w:rPr>
          <w:delText xml:space="preserve">. נשים לב שקשת </w:delText>
        </w:r>
        <w:r w:rsidRPr="00142C6A" w:rsidDel="00142C6A">
          <w:rPr>
            <w:szCs w:val="22"/>
            <w:lang w:bidi="he-IL"/>
          </w:rPr>
          <w:delText>xz</w:delText>
        </w:r>
        <w:r w:rsidRPr="00142C6A" w:rsidDel="00142C6A">
          <w:rPr>
            <w:szCs w:val="22"/>
            <w:rtl/>
            <w:lang w:bidi="he-IL"/>
          </w:rPr>
          <w:delText xml:space="preserve"> משותפת גם לחיבור 2 ו-4, ולכן נצטרך לחלק את רוחב הפס של הקשת בצורה זהה לשלושתם. מיכוון שרוחב הפס הלא מנוצל הוא 10, כל אחד מהחיבורים יקבל 3 ושליש.</w:delText>
        </w:r>
        <w:r w:rsidR="00E40DC5" w:rsidRPr="00142C6A" w:rsidDel="00142C6A">
          <w:rPr>
            <w:szCs w:val="22"/>
            <w:rtl/>
            <w:lang w:bidi="he-IL"/>
          </w:rPr>
          <w:br/>
        </w:r>
        <w:r w:rsidR="00E40DC5" w:rsidRPr="00142C6A" w:rsidDel="00142C6A">
          <w:rPr>
            <w:rFonts w:hint="cs"/>
            <w:szCs w:val="22"/>
            <w:rtl/>
            <w:lang w:bidi="he-IL"/>
          </w:rPr>
          <w:delText>סה</w:delText>
        </w:r>
        <w:r w:rsidR="00E40DC5" w:rsidRPr="00142C6A" w:rsidDel="00142C6A">
          <w:rPr>
            <w:szCs w:val="22"/>
            <w:rtl/>
            <w:lang w:bidi="he-IL"/>
          </w:rPr>
          <w:delText xml:space="preserve">"כ מקשת </w:delText>
        </w:r>
        <w:r w:rsidR="00E40DC5" w:rsidRPr="00142C6A" w:rsidDel="00142C6A">
          <w:rPr>
            <w:szCs w:val="22"/>
            <w:lang w:bidi="he-IL"/>
          </w:rPr>
          <w:delText>wx</w:delText>
        </w:r>
        <w:r w:rsidR="00E40DC5" w:rsidRPr="00142C6A" w:rsidDel="00142C6A">
          <w:rPr>
            <w:szCs w:val="22"/>
            <w:rtl/>
            <w:lang w:bidi="he-IL"/>
          </w:rPr>
          <w:delText xml:space="preserve"> ירד 6 ושני שליש רוחב פס (חיבור 3 ו 4), מקשת </w:delText>
        </w:r>
        <w:r w:rsidR="00E40DC5" w:rsidRPr="00142C6A" w:rsidDel="00142C6A">
          <w:rPr>
            <w:szCs w:val="22"/>
            <w:lang w:bidi="he-IL"/>
          </w:rPr>
          <w:delText>xz</w:delText>
        </w:r>
        <w:r w:rsidR="00E40DC5" w:rsidRPr="00142C6A" w:rsidDel="00142C6A">
          <w:rPr>
            <w:szCs w:val="22"/>
            <w:rtl/>
            <w:lang w:bidi="he-IL"/>
          </w:rPr>
          <w:delText xml:space="preserve"> 10 מרוחב הפס (חיבורים 2,3,4), ומקשת </w:delText>
        </w:r>
        <w:r w:rsidR="00E40DC5" w:rsidRPr="00142C6A" w:rsidDel="00142C6A">
          <w:rPr>
            <w:szCs w:val="22"/>
            <w:lang w:bidi="he-IL"/>
          </w:rPr>
          <w:delText>zy</w:delText>
        </w:r>
        <w:r w:rsidR="00E40DC5" w:rsidRPr="00142C6A" w:rsidDel="00142C6A">
          <w:rPr>
            <w:szCs w:val="22"/>
            <w:rtl/>
            <w:lang w:bidi="he-IL"/>
          </w:rPr>
          <w:delText xml:space="preserve"> ירד 3 ושליש מרוחב הפס (חיבור 2).</w:delText>
        </w:r>
      </w:del>
    </w:p>
    <w:p w14:paraId="17AE890B" w14:textId="21FD0890" w:rsidR="005F1D60" w:rsidRPr="00142C6A" w:rsidDel="00020809" w:rsidRDefault="005F1D60" w:rsidP="005F1D60">
      <w:pPr>
        <w:bidi/>
        <w:rPr>
          <w:del w:id="219" w:author="user" w:date="2016-12-28T21:51:00Z"/>
          <w:szCs w:val="22"/>
          <w:u w:val="single"/>
          <w:rtl/>
          <w:lang w:bidi="he-IL"/>
        </w:rPr>
      </w:pPr>
      <w:del w:id="220" w:author="user" w:date="2016-12-28T21:51:00Z">
        <w:r w:rsidRPr="00142C6A" w:rsidDel="00020809">
          <w:rPr>
            <w:rFonts w:hint="cs"/>
            <w:szCs w:val="22"/>
            <w:u w:val="single"/>
            <w:rtl/>
            <w:lang w:bidi="he-IL"/>
          </w:rPr>
          <w:delText>שלב</w:delText>
        </w:r>
        <w:r w:rsidRPr="00142C6A" w:rsidDel="00020809">
          <w:rPr>
            <w:szCs w:val="22"/>
            <w:u w:val="single"/>
            <w:rtl/>
            <w:lang w:bidi="he-IL"/>
          </w:rPr>
          <w:delText xml:space="preserve"> 3</w:delText>
        </w:r>
      </w:del>
    </w:p>
    <w:p w14:paraId="6AFCB8C1" w14:textId="37418D94" w:rsidR="005F1D60" w:rsidRPr="00142C6A" w:rsidDel="00142C6A" w:rsidRDefault="00372476" w:rsidP="00381229">
      <w:pPr>
        <w:bidi/>
        <w:rPr>
          <w:del w:id="221" w:author="user" w:date="2016-12-28T21:48:00Z"/>
          <w:szCs w:val="22"/>
          <w:rtl/>
          <w:lang w:bidi="he-IL"/>
        </w:rPr>
      </w:pPr>
      <w:ins w:id="222" w:author="user" w:date="2016-12-28T21:51:00Z">
        <w:r>
          <w:rPr>
            <w:rFonts w:hint="cs"/>
            <w:szCs w:val="22"/>
            <w:rtl/>
            <w:lang w:bidi="he-IL"/>
          </w:rPr>
          <w:t xml:space="preserve">לאחר שלב 2, </w:t>
        </w:r>
      </w:ins>
      <w:ins w:id="223" w:author="user" w:date="2016-12-28T21:48:00Z">
        <w:r w:rsidR="00142C6A" w:rsidRPr="00142C6A">
          <w:rPr>
            <w:rFonts w:hint="cs"/>
            <w:szCs w:val="22"/>
            <w:rtl/>
            <w:lang w:bidi="he-IL"/>
          </w:rPr>
          <w:t>חיבור</w:t>
        </w:r>
        <w:r w:rsidR="00142C6A" w:rsidRPr="00142C6A">
          <w:rPr>
            <w:szCs w:val="22"/>
            <w:rtl/>
            <w:lang w:bidi="he-IL"/>
          </w:rPr>
          <w:t xml:space="preserve"> מספר 1 סופק לחלוטין, וחיבורים 2,3,4 לא יכולים להגדיל את רוחב הפס בפועל שלהם בעקבות שקשת </w:t>
        </w:r>
        <w:r w:rsidR="00142C6A" w:rsidRPr="00142C6A">
          <w:rPr>
            <w:szCs w:val="22"/>
            <w:lang w:bidi="he-IL"/>
          </w:rPr>
          <w:t>xy</w:t>
        </w:r>
        <w:r w:rsidR="00020809">
          <w:rPr>
            <w:szCs w:val="22"/>
            <w:rtl/>
            <w:lang w:bidi="he-IL"/>
          </w:rPr>
          <w:t xml:space="preserve"> נוצלה לחלוטי</w:t>
        </w:r>
        <w:r w:rsidR="00142C6A" w:rsidRPr="00142C6A">
          <w:rPr>
            <w:rFonts w:hint="cs"/>
            <w:szCs w:val="22"/>
            <w:rtl/>
            <w:lang w:bidi="he-IL"/>
          </w:rPr>
          <w:t>ן</w:t>
        </w:r>
        <w:r w:rsidR="00142C6A" w:rsidRPr="00142C6A">
          <w:rPr>
            <w:szCs w:val="22"/>
            <w:rtl/>
            <w:lang w:bidi="he-IL"/>
          </w:rPr>
          <w:t xml:space="preserve"> - </w:t>
        </w:r>
      </w:ins>
      <w:del w:id="224" w:author="user" w:date="2016-12-28T21:48:00Z">
        <w:r w:rsidR="005F1D60" w:rsidRPr="00142C6A" w:rsidDel="00142C6A">
          <w:rPr>
            <w:rFonts w:hint="cs"/>
            <w:szCs w:val="22"/>
            <w:rtl/>
            <w:lang w:bidi="he-IL"/>
          </w:rPr>
          <w:delText>כעת</w:delText>
        </w:r>
        <w:r w:rsidR="005F1D60" w:rsidRPr="00142C6A" w:rsidDel="00142C6A">
          <w:rPr>
            <w:szCs w:val="22"/>
            <w:rtl/>
            <w:lang w:bidi="he-IL"/>
          </w:rPr>
          <w:delText xml:space="preserve"> מיכוון שהחיבורים הנותרים 2,3,4 כולם עוברים דרך קשת </w:delText>
        </w:r>
        <w:r w:rsidR="005F1D60" w:rsidRPr="00142C6A" w:rsidDel="00142C6A">
          <w:rPr>
            <w:szCs w:val="22"/>
            <w:lang w:bidi="he-IL"/>
          </w:rPr>
          <w:delText>xz</w:delText>
        </w:r>
        <w:r w:rsidR="005F1D60" w:rsidRPr="00142C6A" w:rsidDel="00142C6A">
          <w:rPr>
            <w:szCs w:val="22"/>
            <w:rtl/>
            <w:lang w:bidi="he-IL"/>
          </w:rPr>
          <w:delText xml:space="preserve"> ורוחב הפס שלה נוצל לחלוטין, לא ניתן לספק לאף אחד מהם רוחב פס נוסף.</w:delText>
        </w:r>
      </w:del>
    </w:p>
    <w:p w14:paraId="129F6D31" w14:textId="3106241C" w:rsidR="001369EE" w:rsidRPr="00142C6A" w:rsidRDefault="005F1D60" w:rsidP="005F1D60">
      <w:pPr>
        <w:bidi/>
        <w:rPr>
          <w:szCs w:val="22"/>
          <w:rtl/>
          <w:lang w:bidi="he-IL"/>
        </w:rPr>
      </w:pPr>
      <w:r w:rsidRPr="00142C6A">
        <w:rPr>
          <w:rFonts w:hint="cs"/>
          <w:szCs w:val="22"/>
          <w:rtl/>
          <w:lang w:bidi="he-IL"/>
        </w:rPr>
        <w:t>לכן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סיימנו</w:t>
      </w:r>
      <w:r w:rsidRPr="00142C6A">
        <w:rPr>
          <w:szCs w:val="22"/>
          <w:rtl/>
          <w:lang w:bidi="he-IL"/>
        </w:rPr>
        <w:t>.</w:t>
      </w:r>
    </w:p>
    <w:p w14:paraId="0E561289" w14:textId="1711B789" w:rsidR="001369EE" w:rsidRPr="00142C6A" w:rsidRDefault="00E06D64" w:rsidP="00E06D64">
      <w:pPr>
        <w:rPr>
          <w:szCs w:val="22"/>
          <w:lang w:bidi="he-IL"/>
          <w:rPrChange w:id="225" w:author="user" w:date="2016-12-28T21:49:00Z">
            <w:rPr>
              <w:lang w:bidi="he-IL"/>
            </w:rPr>
          </w:rPrChange>
        </w:rPr>
      </w:pPr>
      <w:r w:rsidRPr="00142C6A">
        <w:rPr>
          <w:szCs w:val="22"/>
          <w:rtl/>
          <w:lang w:bidi="he-IL"/>
          <w:rPrChange w:id="226" w:author="user" w:date="2016-12-28T21:49:00Z">
            <w:rPr>
              <w:rtl/>
              <w:lang w:bidi="he-IL"/>
            </w:rPr>
          </w:rPrChange>
        </w:rPr>
        <w:br w:type="page"/>
      </w:r>
    </w:p>
    <w:p w14:paraId="2DC57026" w14:textId="0EB96FB8" w:rsidR="00103EF8" w:rsidRDefault="00A71DFD" w:rsidP="00A71DFD">
      <w:pPr>
        <w:pStyle w:val="Heading2"/>
        <w:bidi/>
        <w:rPr>
          <w:u w:val="single"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5</w:t>
      </w:r>
    </w:p>
    <w:p w14:paraId="258FFCDE" w14:textId="77777777" w:rsidR="00055CEC" w:rsidRDefault="00055CEC" w:rsidP="00055CEC">
      <w:pPr>
        <w:bidi/>
        <w:rPr>
          <w:lang w:bidi="he-IL"/>
        </w:rPr>
      </w:pPr>
    </w:p>
    <w:tbl>
      <w:tblPr>
        <w:tblStyle w:val="GridTable5Dark-Accent3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823"/>
        <w:gridCol w:w="1673"/>
        <w:gridCol w:w="1835"/>
        <w:gridCol w:w="1823"/>
        <w:gridCol w:w="1846"/>
      </w:tblGrid>
      <w:tr w:rsidR="00537C31" w14:paraId="75CC316C" w14:textId="77777777" w:rsidTr="00537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56CDA8" w14:textId="67150D98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פורט</w:t>
            </w:r>
          </w:p>
        </w:tc>
        <w:tc>
          <w:tcPr>
            <w:tcW w:w="1675" w:type="dxa"/>
          </w:tcPr>
          <w:p w14:paraId="71E2CE8A" w14:textId="72119490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מספר סידורי של חיבור בפורט</w:t>
            </w:r>
          </w:p>
        </w:tc>
        <w:tc>
          <w:tcPr>
            <w:tcW w:w="1838" w:type="dxa"/>
          </w:tcPr>
          <w:p w14:paraId="4E1C9CDE" w14:textId="3EA8EEED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משקל</w:t>
            </w:r>
          </w:p>
        </w:tc>
        <w:tc>
          <w:tcPr>
            <w:tcW w:w="1826" w:type="dxa"/>
          </w:tcPr>
          <w:p w14:paraId="3ABACDA3" w14:textId="4590FF78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זמן הגעה</w:t>
            </w:r>
          </w:p>
        </w:tc>
        <w:tc>
          <w:tcPr>
            <w:tcW w:w="1849" w:type="dxa"/>
          </w:tcPr>
          <w:p w14:paraId="2B6FA9A7" w14:textId="6B1929B2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אורך חבילה</w:t>
            </w:r>
          </w:p>
        </w:tc>
      </w:tr>
      <w:tr w:rsidR="00537C31" w14:paraId="6A6A5BD5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91008F" w14:textId="0E23976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03A75C56" w14:textId="277D3E4B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6CF3F66" w14:textId="251A792C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27BFF08A" w14:textId="03BACB1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097BB8BA" w14:textId="0A8EFEC7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6D8ED11B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D51F74A" w14:textId="06736797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531926D9" w14:textId="3BD29AA7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C887D7E" w14:textId="468E106E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3B4319AC" w14:textId="300D7A0F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183CBF97" w14:textId="2AD0CC85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6</w:t>
            </w:r>
          </w:p>
        </w:tc>
      </w:tr>
      <w:tr w:rsidR="00537C31" w14:paraId="19E6A2FF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AF8DD11" w14:textId="1459CF4B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C</w:t>
            </w:r>
          </w:p>
        </w:tc>
        <w:tc>
          <w:tcPr>
            <w:tcW w:w="1675" w:type="dxa"/>
          </w:tcPr>
          <w:p w14:paraId="62485E4C" w14:textId="1983D91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58458A26" w14:textId="06F43956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  <w:tc>
          <w:tcPr>
            <w:tcW w:w="1826" w:type="dxa"/>
          </w:tcPr>
          <w:p w14:paraId="7ED1BDC0" w14:textId="10106958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4F6968CF" w14:textId="2F31E373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</w:tr>
      <w:tr w:rsidR="00537C31" w14:paraId="07C9D465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07C34A" w14:textId="54723601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4AFD6D3A" w14:textId="0ACB7EF8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04DBBFA2" w14:textId="0D568372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7D5363D8" w14:textId="60A60AEA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032A45F1" w14:textId="2A0F70CC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3F0E0508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E5CFC1" w14:textId="3C8EA25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72A1CB6D" w14:textId="722C8B8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5F5FFE43" w14:textId="775428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00AA351F" w14:textId="5CFDAAD1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</w:t>
            </w:r>
          </w:p>
        </w:tc>
        <w:tc>
          <w:tcPr>
            <w:tcW w:w="1849" w:type="dxa"/>
          </w:tcPr>
          <w:p w14:paraId="1CC4A581" w14:textId="1BCD40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5</w:t>
            </w:r>
          </w:p>
        </w:tc>
      </w:tr>
    </w:tbl>
    <w:p w14:paraId="510ACE51" w14:textId="77777777" w:rsidR="00CF43AF" w:rsidRDefault="00CF43AF" w:rsidP="00537C31">
      <w:pPr>
        <w:pStyle w:val="Heading3"/>
        <w:bidi/>
        <w:rPr>
          <w:lang w:bidi="he-IL"/>
        </w:rPr>
      </w:pPr>
    </w:p>
    <w:p w14:paraId="2699CD1F" w14:textId="06D5CB61" w:rsidR="00CF43AF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t>GPS</w:t>
      </w:r>
    </w:p>
    <w:p w14:paraId="56C2B63B" w14:textId="6AB03A9E" w:rsidR="00CF43AF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t=0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שני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.</w:t>
      </w:r>
    </w:p>
    <w:p w14:paraId="42FCBDF7" w14:textId="3A78B7CC" w:rsidR="00EE7A82" w:rsidRPr="0061059F" w:rsidRDefault="00EE7A82" w:rsidP="00974AE9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27" w:author="Shaked Gitelman" w:date="2016-12-29T10:01:00Z">
        <w:r w:rsidRPr="0061059F" w:rsidDel="00974AE9">
          <w:rPr>
            <w:rFonts w:hint="cs"/>
            <w:szCs w:val="22"/>
            <w:rtl/>
            <w:lang w:bidi="he-IL"/>
          </w:rPr>
          <w:delText xml:space="preserve">קצת </w:delText>
        </w:r>
      </w:del>
      <w:ins w:id="228" w:author="Shaked Gitelman" w:date="2016-12-29T10:01:00Z">
        <w:r w:rsidR="00974AE9" w:rsidRPr="0061059F">
          <w:rPr>
            <w:rFonts w:hint="cs"/>
            <w:szCs w:val="22"/>
            <w:rtl/>
            <w:lang w:bidi="he-IL"/>
          </w:rPr>
          <w:t>קצ</w:t>
        </w:r>
        <w:r w:rsidR="00974AE9">
          <w:rPr>
            <w:rFonts w:hint="cs"/>
            <w:szCs w:val="22"/>
            <w:rtl/>
            <w:lang w:bidi="he-IL"/>
          </w:rPr>
          <w:t>ב</w:t>
        </w:r>
        <w:r w:rsidR="00974AE9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2A906AAD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406AB1FA" w14:textId="0356D6E0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t=1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450E2ED" w14:textId="5784B6A8" w:rsidR="00EE7A82" w:rsidRPr="0061059F" w:rsidRDefault="00EE7A82" w:rsidP="00974AE9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29" w:author="Shaked Gitelman" w:date="2016-12-29T10:01:00Z">
        <w:r w:rsidRPr="0061059F" w:rsidDel="00974AE9">
          <w:rPr>
            <w:rFonts w:hint="cs"/>
            <w:szCs w:val="22"/>
            <w:rtl/>
            <w:lang w:bidi="he-IL"/>
          </w:rPr>
          <w:delText xml:space="preserve">קצת </w:delText>
        </w:r>
      </w:del>
      <w:ins w:id="230" w:author="Shaked Gitelman" w:date="2016-12-29T10:01:00Z">
        <w:r w:rsidR="00974AE9" w:rsidRPr="0061059F">
          <w:rPr>
            <w:rFonts w:hint="cs"/>
            <w:szCs w:val="22"/>
            <w:rtl/>
            <w:lang w:bidi="he-IL"/>
          </w:rPr>
          <w:t>קצ</w:t>
        </w:r>
        <w:r w:rsidR="00974AE9">
          <w:rPr>
            <w:rFonts w:hint="cs"/>
            <w:szCs w:val="22"/>
            <w:rtl/>
            <w:lang w:bidi="he-IL"/>
          </w:rPr>
          <w:t>ב</w:t>
        </w:r>
        <w:r w:rsidR="00974AE9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1CBAF39A" w14:textId="77777777" w:rsidR="00E14283" w:rsidRPr="0061059F" w:rsidRDefault="00E14283" w:rsidP="00EE7A82">
      <w:pPr>
        <w:bidi/>
        <w:rPr>
          <w:rFonts w:eastAsiaTheme="minorEastAsia"/>
          <w:szCs w:val="22"/>
          <w:rtl/>
          <w:lang w:bidi="he-IL"/>
        </w:rPr>
      </w:pPr>
    </w:p>
    <w:p w14:paraId="33BC3A52" w14:textId="77777777" w:rsidR="00EE7A82" w:rsidRPr="0061059F" w:rsidRDefault="00EE7A82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t=1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26F7B3E6" w14:textId="38861158" w:rsidR="00EE7A82" w:rsidRPr="0061059F" w:rsidRDefault="00EE7A82" w:rsidP="00EE7A82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47CD996D" w14:textId="739E2CE1" w:rsidR="00EE7A82" w:rsidRPr="0061059F" w:rsidRDefault="00EE7A82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2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פקטה (מתוך 6)</w:t>
      </w:r>
    </w:p>
    <w:p w14:paraId="091D31A3" w14:textId="4B201CF5" w:rsidR="00EE7A82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  <m:r>
          <w:rPr>
            <w:rFonts w:ascii="Cambria Math" w:hAnsi="Cambria Math"/>
            <w:szCs w:val="22"/>
            <w:lang w:bidi="he-IL"/>
          </w:rPr>
          <m:t xml:space="preserve"> 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 (מתוך 3)</w:t>
      </w:r>
    </w:p>
    <w:p w14:paraId="3597CE7C" w14:textId="1632AAC1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t=2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26E06205" w14:textId="4FD50562" w:rsidR="00EE7A82" w:rsidRPr="0061059F" w:rsidRDefault="00EE7A82" w:rsidP="00974AE9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31" w:author="Shaked Gitelman" w:date="2016-12-29T10:01:00Z">
        <w:r w:rsidRPr="0061059F" w:rsidDel="00974AE9">
          <w:rPr>
            <w:rFonts w:hint="cs"/>
            <w:szCs w:val="22"/>
            <w:rtl/>
            <w:lang w:bidi="he-IL"/>
          </w:rPr>
          <w:delText xml:space="preserve">קצת </w:delText>
        </w:r>
      </w:del>
      <w:ins w:id="232" w:author="Shaked Gitelman" w:date="2016-12-29T10:01:00Z">
        <w:r w:rsidR="00974AE9" w:rsidRPr="0061059F">
          <w:rPr>
            <w:rFonts w:hint="cs"/>
            <w:szCs w:val="22"/>
            <w:rtl/>
            <w:lang w:bidi="he-IL"/>
          </w:rPr>
          <w:t>קצ</w:t>
        </w:r>
        <w:r w:rsidR="00974AE9">
          <w:rPr>
            <w:rFonts w:hint="cs"/>
            <w:szCs w:val="22"/>
            <w:rtl/>
            <w:lang w:bidi="he-IL"/>
          </w:rPr>
          <w:t>ב</w:t>
        </w:r>
        <w:r w:rsidR="00974AE9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30CD5E12" w14:textId="77777777" w:rsidR="00EE7A82" w:rsidRPr="0061059F" w:rsidRDefault="00EE7A82" w:rsidP="00EE7A82">
      <w:pPr>
        <w:bidi/>
        <w:rPr>
          <w:rFonts w:eastAsiaTheme="minorEastAsia"/>
          <w:szCs w:val="22"/>
          <w:u w:val="single"/>
          <w:rtl/>
          <w:lang w:bidi="he-IL"/>
        </w:rPr>
      </w:pPr>
    </w:p>
    <w:p w14:paraId="484FFF43" w14:textId="487850B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t=4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40008A7A" w14:textId="3AEB0E7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שלו.</w:t>
      </w:r>
    </w:p>
    <w:p w14:paraId="6FCD3BB1" w14:textId="236E6AA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01594AA4" w14:textId="63F00DA6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/>
          <w:szCs w:val="22"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eastAsiaTheme="minorEastAsia" w:hAnsi="Cambria Math"/>
            <w:szCs w:val="22"/>
            <w:lang w:bidi="he-IL"/>
          </w:rPr>
          <m:t>2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3)</w:t>
      </w:r>
    </w:p>
    <w:p w14:paraId="2CF4B8D9" w14:textId="1CA2EE88" w:rsidR="00EE7A82" w:rsidRPr="0061059F" w:rsidRDefault="00E14283" w:rsidP="00E14283">
      <w:pPr>
        <w:bidi/>
        <w:rPr>
          <w:rFonts w:eastAsiaTheme="minorEastAsia"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t=5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שני חיבורים פעילים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1D17C86" w14:textId="3EAB25C9" w:rsidR="00E14283" w:rsidRPr="0061059F" w:rsidRDefault="00E14283" w:rsidP="0099157A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33" w:author="Shaked Gitelman" w:date="2016-12-29T10:01:00Z">
        <w:r w:rsidRPr="0061059F" w:rsidDel="0099157A">
          <w:rPr>
            <w:rFonts w:hint="cs"/>
            <w:szCs w:val="22"/>
            <w:rtl/>
            <w:lang w:bidi="he-IL"/>
          </w:rPr>
          <w:delText xml:space="preserve">קצת </w:delText>
        </w:r>
      </w:del>
      <w:ins w:id="234" w:author="Shaked Gitelman" w:date="2016-12-29T10:01:00Z">
        <w:r w:rsidR="0099157A" w:rsidRPr="0061059F">
          <w:rPr>
            <w:rFonts w:hint="cs"/>
            <w:szCs w:val="22"/>
            <w:rtl/>
            <w:lang w:bidi="he-IL"/>
          </w:rPr>
          <w:t>קצ</w:t>
        </w:r>
        <w:r w:rsidR="0099157A">
          <w:rPr>
            <w:rFonts w:hint="cs"/>
            <w:szCs w:val="22"/>
            <w:rtl/>
            <w:lang w:bidi="he-IL"/>
          </w:rPr>
          <w:t>ב</w:t>
        </w:r>
        <w:r w:rsidR="0099157A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4BEAAB0C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0B8D1295" w14:textId="0043EEA6" w:rsidR="00E14283" w:rsidRPr="0061059F" w:rsidRDefault="00E46BD5" w:rsidP="00E46BD5">
      <w:pPr>
        <w:bidi/>
        <w:rPr>
          <w:rFonts w:eastAsiaTheme="minorEastAsia"/>
          <w:b/>
          <w:bCs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lang w:bidi="he-IL"/>
        </w:rPr>
        <w:t>t=6</w:t>
      </w:r>
      <m:oMath>
        <m:r>
          <m:rPr>
            <m:sty m:val="bi"/>
          </m:rPr>
          <w:rPr>
            <w:rFonts w:ascii="Cambria Math" w:eastAsiaTheme="minorEastAsia" w:hAnsi="Cambria Math"/>
            <w:szCs w:val="22"/>
            <w:lang w:bidi="he-IL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Cs w:val="22"/>
                <w:lang w:bidi="he-I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b/>
          <w:bCs/>
          <w:szCs w:val="22"/>
          <w:rtl/>
          <w:lang w:bidi="he-IL"/>
        </w:rPr>
        <w:t>:</w:t>
      </w:r>
    </w:p>
    <w:p w14:paraId="5492C9DD" w14:textId="49270403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lang w:bidi="he-IL"/>
        </w:rPr>
        <w:tab/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הפקטה.</w:t>
      </w:r>
    </w:p>
    <w:p w14:paraId="4067A65B" w14:textId="51AAEF7D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62953494" w14:textId="696B62D3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כעת יש 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חיבור פעיל אחד, </w:t>
      </w:r>
      <w:r w:rsidR="00E14283"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58064961" w14:textId="11FB15EE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לכן קצב השליחה הוא 1.</w:t>
      </w:r>
    </w:p>
    <w:p w14:paraId="79AD8CAF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bookmarkStart w:id="235" w:name="_GoBack"/>
      <w:bookmarkEnd w:id="235"/>
    </w:p>
    <w:p w14:paraId="688504C7" w14:textId="4458BD0B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11</w:t>
      </w:r>
    </w:p>
    <w:p w14:paraId="3E4BD719" w14:textId="6CFAB46D" w:rsidR="00E14283" w:rsidRPr="0061059F" w:rsidRDefault="00E14283" w:rsidP="00381229">
      <w:pPr>
        <w:bidi/>
        <w:rPr>
          <w:rFonts w:eastAsiaTheme="minorEastAsia"/>
          <w:szCs w:val="22"/>
          <w:rtl/>
          <w:lang w:bidi="he-IL"/>
        </w:rPr>
        <w:pPrChange w:id="236" w:author="user" w:date="2016-12-29T15:07:00Z">
          <w:pPr>
            <w:bidi/>
          </w:pPr>
        </w:pPrChange>
      </w:pPr>
      <w:r w:rsidRPr="0061059F">
        <w:rPr>
          <w:rFonts w:eastAsiaTheme="minorEastAsia"/>
          <w:b/>
          <w:bCs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</w:t>
      </w:r>
      <w:del w:id="237" w:author="user" w:date="2016-12-29T15:07:00Z">
        <w:r w:rsidRPr="0061059F" w:rsidDel="00381229">
          <w:rPr>
            <w:rFonts w:eastAsiaTheme="minorEastAsia" w:hint="cs"/>
            <w:szCs w:val="22"/>
            <w:rtl/>
            <w:lang w:bidi="he-IL"/>
          </w:rPr>
          <w:delText>י</w:delText>
        </w:r>
      </w:del>
      <w:r w:rsidRPr="0061059F">
        <w:rPr>
          <w:rFonts w:eastAsiaTheme="minorEastAsia" w:hint="cs"/>
          <w:szCs w:val="22"/>
          <w:rtl/>
          <w:lang w:bidi="he-IL"/>
        </w:rPr>
        <w:t>סי</w:t>
      </w:r>
      <w:ins w:id="238" w:author="user" w:date="2016-12-29T15:07:00Z">
        <w:r w:rsidR="00381229">
          <w:rPr>
            <w:rFonts w:eastAsiaTheme="minorEastAsia" w:hint="cs"/>
            <w:szCs w:val="22"/>
            <w:rtl/>
            <w:lang w:bidi="he-IL"/>
          </w:rPr>
          <w:t>י</w:t>
        </w:r>
      </w:ins>
      <w:r w:rsidRPr="0061059F">
        <w:rPr>
          <w:rFonts w:eastAsiaTheme="minorEastAsia" w:hint="cs"/>
          <w:szCs w:val="22"/>
          <w:rtl/>
          <w:lang w:bidi="he-IL"/>
        </w:rPr>
        <w:t>ם לשלוח את ה-</w:t>
      </w:r>
      <m:oMath>
        <m:r>
          <w:del w:id="239" w:author="user" w:date="2016-12-29T15:07:00Z">
            <w:rPr>
              <w:rFonts w:ascii="Cambria Math" w:hAnsi="Cambria Math"/>
              <w:szCs w:val="22"/>
              <w:lang w:bidi="he-IL"/>
            </w:rPr>
            <m:t>3</m:t>
          </w:del>
        </m:r>
        <m:r>
          <w:ins w:id="240" w:author="user" w:date="2016-12-29T15:07:00Z">
            <w:rPr>
              <w:rFonts w:ascii="Cambria Math" w:hAnsi="Cambria Math"/>
              <w:szCs w:val="22"/>
              <w:lang w:bidi="he-IL"/>
            </w:rPr>
            <m:t>4</m:t>
          </w:ins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 </w:t>
      </w:r>
      <w:r w:rsidRPr="0061059F">
        <w:rPr>
          <w:rFonts w:eastAsiaTheme="minorEastAsia" w:hint="cs"/>
          <w:szCs w:val="22"/>
          <w:rtl/>
          <w:lang w:bidi="he-IL"/>
        </w:rPr>
        <w:t>פקטה הנותרים שלו.</w:t>
      </w:r>
    </w:p>
    <w:p w14:paraId="2981A27A" w14:textId="0F91BE09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אך מחכה עוד פקטה בגודל 5 ב-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4D535E64" w14:textId="61844561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הוא החיבור הפעיל היחידי, לכן קצב השליחה שלו הוא 1.</w:t>
      </w:r>
    </w:p>
    <w:p w14:paraId="2A668B88" w14:textId="77777777" w:rsidR="00E14283" w:rsidRPr="0061059F" w:rsidRDefault="00E14283" w:rsidP="00E14283">
      <w:pPr>
        <w:bidi/>
        <w:rPr>
          <w:rFonts w:eastAsiaTheme="minorEastAsia"/>
          <w:szCs w:val="22"/>
          <w:lang w:bidi="he-IL"/>
        </w:rPr>
      </w:pPr>
    </w:p>
    <w:p w14:paraId="16FBEC5B" w14:textId="48220F53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t=1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6</w:t>
      </w:r>
    </w:p>
    <w:p w14:paraId="5A13E93C" w14:textId="49F2616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סיימנו לשלוח את הפקטה מ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755EF3FA" w14:textId="4137441E" w:rsidR="00CF43AF" w:rsidRPr="0061059F" w:rsidRDefault="00E14283" w:rsidP="00654CE2">
      <w:pPr>
        <w:bidi/>
        <w:rPr>
          <w:rFonts w:eastAsiaTheme="minorEastAsia"/>
          <w:szCs w:val="22"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השלמנו את שליחת כל הפקטות.</w:t>
      </w:r>
    </w:p>
    <w:p w14:paraId="485EEF69" w14:textId="3DFBE7DF" w:rsidR="00537C31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lastRenderedPageBreak/>
        <w:t>WFQ</w:t>
      </w:r>
    </w:p>
    <w:p w14:paraId="4C726559" w14:textId="7AA65714" w:rsidR="00537C31" w:rsidRPr="00537C31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2</m:t>
              </m:r>
            </m:den>
          </m:f>
        </m:oMath>
      </m:oMathPara>
    </w:p>
    <w:p w14:paraId="1B879F0F" w14:textId="675E2BF9" w:rsidR="00537C31" w:rsidRPr="00E06D64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6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6</m:t>
          </m:r>
        </m:oMath>
      </m:oMathPara>
    </w:p>
    <w:p w14:paraId="1C9B937A" w14:textId="77777777" w:rsidR="00E06D64" w:rsidRDefault="00E06D64" w:rsidP="00537C31">
      <w:pPr>
        <w:rPr>
          <w:rFonts w:eastAsiaTheme="minorEastAsia"/>
          <w:rtl/>
          <w:lang w:bidi="he-IL"/>
        </w:rPr>
      </w:pPr>
    </w:p>
    <w:p w14:paraId="55A48067" w14:textId="13D8F6D0" w:rsidR="00537C31" w:rsidRPr="00537C31" w:rsidRDefault="00CF43AF" w:rsidP="00EE7A82">
      <w:pPr>
        <w:rPr>
          <w:rFonts w:eastAsiaTheme="minorEastAsia"/>
          <w:u w:val="single"/>
          <w:lang w:bidi="he-I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he-IL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A </m:t>
                  </m:r>
                </m:sub>
              </m:sSub>
              <m:r>
                <w:rPr>
                  <w:rFonts w:ascii="Cambria Math" w:hAnsi="Cambria Math"/>
                  <w:lang w:bidi="he-I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B 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 </m:t>
          </m:r>
        </m:oMath>
      </m:oMathPara>
    </w:p>
    <w:p w14:paraId="3734C5DE" w14:textId="2423EA74" w:rsidR="00537C31" w:rsidRPr="00F11BC9" w:rsidRDefault="00F11BC9" w:rsidP="00EE7A82">
      <w:pPr>
        <w:rPr>
          <w:rFonts w:eastAsiaTheme="minorEastAsia"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C,1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he-IL"/>
                    </w:rPr>
                    <m:t>C,1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3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 xml:space="preserve">1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3</m:t>
              </m:r>
            </m:den>
          </m:f>
        </m:oMath>
      </m:oMathPara>
    </w:p>
    <w:p w14:paraId="33803762" w14:textId="7EBBE26B" w:rsidR="00EE7A82" w:rsidRPr="00F11BC9" w:rsidRDefault="00F11BC9" w:rsidP="00F11BC9">
      <w:pPr>
        <w:rPr>
          <w:rFonts w:eastAsiaTheme="minorEastAsia"/>
          <w:b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</m:t>
          </m:r>
        </m:oMath>
      </m:oMathPara>
    </w:p>
    <w:p w14:paraId="08EA2B78" w14:textId="77777777" w:rsidR="00F11BC9" w:rsidRPr="00F11BC9" w:rsidRDefault="00F11BC9" w:rsidP="00F11BC9">
      <w:pPr>
        <w:rPr>
          <w:rFonts w:eastAsiaTheme="minorEastAsia"/>
          <w:lang w:bidi="he-IL"/>
        </w:rPr>
      </w:pPr>
    </w:p>
    <w:p w14:paraId="07267447" w14:textId="6FC1F409" w:rsidR="00F11BC9" w:rsidRPr="00EE7A82" w:rsidRDefault="00F11BC9" w:rsidP="00F11BC9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6+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11</m:t>
          </m:r>
        </m:oMath>
      </m:oMathPara>
    </w:p>
    <w:p w14:paraId="0810B17A" w14:textId="1BC60EE0" w:rsidR="00537C31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סדר השליחה יקבע לפי ה-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ביותר.</w:t>
      </w:r>
    </w:p>
    <w:p w14:paraId="18357707" w14:textId="10FE9A01" w:rsidR="00F11BC9" w:rsidRPr="0061059F" w:rsidRDefault="00AF01EF" w:rsidP="00F11BC9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>
        <w:rPr>
          <w:rFonts w:hint="cs"/>
          <w:szCs w:val="22"/>
          <w:rtl/>
          <w:lang w:bidi="he-IL"/>
        </w:rPr>
        <w:t xml:space="preserve">, </w:t>
      </w:r>
      <w:r w:rsidR="00F11BC9" w:rsidRPr="0061059F">
        <w:rPr>
          <w:rFonts w:hint="cs"/>
          <w:szCs w:val="22"/>
          <w:rtl/>
          <w:lang w:bidi="he-IL"/>
        </w:rPr>
        <w:t>נשלח את הפקטה הראשונה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>, גודלה 1, ולכן יקח יחידת זמן אחת.</w:t>
      </w:r>
      <w:r w:rsidR="00F11BC9" w:rsidRPr="0061059F">
        <w:rPr>
          <w:szCs w:val="22"/>
          <w:rtl/>
          <w:lang w:bidi="he-IL"/>
        </w:rPr>
        <w:br/>
      </w:r>
      <w:r w:rsidR="00F11BC9" w:rsidRPr="0061059F">
        <w:rPr>
          <w:rFonts w:hint="cs"/>
          <w:szCs w:val="22"/>
          <w:rtl/>
          <w:lang w:bidi="he-IL"/>
        </w:rPr>
        <w:t xml:space="preserve">בזמן </w:t>
      </w:r>
      <w:r w:rsidR="00F11BC9" w:rsidRPr="0061059F">
        <w:rPr>
          <w:b/>
          <w:bCs/>
          <w:szCs w:val="22"/>
          <w:lang w:bidi="he-IL"/>
        </w:rPr>
        <w:t>t=1</w:t>
      </w:r>
      <w:r w:rsidR="00F11BC9" w:rsidRPr="0061059F">
        <w:rPr>
          <w:rFonts w:hint="cs"/>
          <w:szCs w:val="22"/>
          <w:rtl/>
          <w:lang w:bidi="he-IL"/>
        </w:rPr>
        <w:t xml:space="preserve">, הפקטות ש ל 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ו-</w:t>
      </w:r>
      <w:r w:rsidR="00F11BC9" w:rsidRPr="0061059F">
        <w:rPr>
          <w:rFonts w:hint="cs"/>
          <w:szCs w:val="22"/>
          <w:lang w:bidi="he-IL"/>
        </w:rPr>
        <w:t>C</w:t>
      </w:r>
      <w:r w:rsidR="00F11BC9" w:rsidRPr="0061059F">
        <w:rPr>
          <w:rFonts w:hint="cs"/>
          <w:szCs w:val="22"/>
          <w:rtl/>
          <w:lang w:bidi="he-IL"/>
        </w:rPr>
        <w:t xml:space="preserve"> כבר הגיעו. הפקטה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היא בעלת </w:t>
      </w:r>
      <w:r w:rsidR="00F11BC9" w:rsidRPr="0061059F">
        <w:rPr>
          <w:rFonts w:hint="cs"/>
          <w:szCs w:val="22"/>
          <w:lang w:bidi="he-IL"/>
        </w:rPr>
        <w:t>F</w:t>
      </w:r>
      <w:r w:rsidR="00F11BC9" w:rsidRPr="0061059F">
        <w:rPr>
          <w:rFonts w:hint="cs"/>
          <w:szCs w:val="22"/>
          <w:rtl/>
          <w:lang w:bidi="he-IL"/>
        </w:rPr>
        <w:t xml:space="preserve"> הקטן ביותר לכן נשלח אותה שוב. גודלה 1 ולכן יקח יחידת זמן אחת.</w:t>
      </w:r>
    </w:p>
    <w:p w14:paraId="6C8D7865" w14:textId="6DB1657D" w:rsidR="00F11BC9" w:rsidRPr="0061059F" w:rsidRDefault="00F11BC9" w:rsidP="0099157A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t=2</w:t>
      </w:r>
      <w:r w:rsidRPr="0061059F">
        <w:rPr>
          <w:rFonts w:hint="cs"/>
          <w:szCs w:val="22"/>
          <w:rtl/>
          <w:lang w:bidi="he-IL"/>
        </w:rPr>
        <w:t xml:space="preserve">, הפקטה של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הגיע. ה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 כעת הוא של 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, לכן נשלח אותו.</w:t>
      </w:r>
      <w:r w:rsidRPr="0061059F">
        <w:rPr>
          <w:szCs w:val="22"/>
          <w:rtl/>
          <w:lang w:bidi="he-IL"/>
        </w:rPr>
        <w:br/>
      </w:r>
      <w:r w:rsidRPr="0061059F">
        <w:rPr>
          <w:rFonts w:hint="cs"/>
          <w:szCs w:val="22"/>
          <w:rtl/>
          <w:lang w:bidi="he-IL"/>
        </w:rPr>
        <w:t xml:space="preserve">גודלה 3 ולכן </w:t>
      </w:r>
      <w:del w:id="241" w:author="Shaked Gitelman" w:date="2016-12-29T10:04:00Z">
        <w:r w:rsidRPr="0061059F" w:rsidDel="0099157A">
          <w:rPr>
            <w:rFonts w:hint="cs"/>
            <w:szCs w:val="22"/>
            <w:rtl/>
            <w:lang w:bidi="he-IL"/>
          </w:rPr>
          <w:delText xml:space="preserve">נסיין </w:delText>
        </w:r>
      </w:del>
      <w:ins w:id="242" w:author="Shaked Gitelman" w:date="2016-12-29T10:04:00Z">
        <w:r w:rsidR="0099157A" w:rsidRPr="0061059F">
          <w:rPr>
            <w:rFonts w:hint="cs"/>
            <w:szCs w:val="22"/>
            <w:rtl/>
            <w:lang w:bidi="he-IL"/>
          </w:rPr>
          <w:t>נסיי</w:t>
        </w:r>
        <w:r w:rsidR="0099157A">
          <w:rPr>
            <w:rFonts w:hint="cs"/>
            <w:szCs w:val="22"/>
            <w:rtl/>
            <w:lang w:bidi="he-IL"/>
          </w:rPr>
          <w:t>ם</w:t>
        </w:r>
        <w:r w:rsidR="0099157A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t=5</w:t>
      </w:r>
      <w:r w:rsidRPr="0061059F">
        <w:rPr>
          <w:rFonts w:hint="cs"/>
          <w:b/>
          <w:bCs/>
          <w:szCs w:val="22"/>
          <w:rtl/>
          <w:lang w:bidi="he-IL"/>
        </w:rPr>
        <w:t>.</w:t>
      </w:r>
    </w:p>
    <w:p w14:paraId="54EC6C85" w14:textId="579F1FC6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לא מגיעות עוד פקטות לכן השליחות הבאות יהיו של הפקטות ב-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, גודלן 6 ו-5</w:t>
      </w:r>
      <w:ins w:id="243" w:author="user" w:date="2016-12-29T15:06:00Z">
        <w:r w:rsidR="00381229">
          <w:rPr>
            <w:rFonts w:hint="cs"/>
            <w:szCs w:val="22"/>
            <w:rtl/>
            <w:lang w:bidi="he-IL"/>
          </w:rPr>
          <w:t>,</w:t>
        </w:r>
      </w:ins>
      <w:del w:id="244" w:author="user" w:date="2016-12-29T15:06:00Z">
        <w:r w:rsidRPr="0061059F" w:rsidDel="00381229">
          <w:rPr>
            <w:rFonts w:hint="cs"/>
            <w:szCs w:val="22"/>
            <w:rtl/>
            <w:lang w:bidi="he-IL"/>
          </w:rPr>
          <w:delText>.</w:delText>
        </w:r>
      </w:del>
    </w:p>
    <w:p w14:paraId="5755E446" w14:textId="7B7521D0" w:rsidR="00F11BC9" w:rsidRPr="0061059F" w:rsidRDefault="00F11BC9" w:rsidP="00381229">
      <w:pPr>
        <w:bidi/>
        <w:rPr>
          <w:szCs w:val="22"/>
          <w:rtl/>
          <w:lang w:bidi="he-IL"/>
        </w:rPr>
        <w:pPrChange w:id="245" w:author="user" w:date="2016-12-29T15:06:00Z">
          <w:pPr>
            <w:bidi/>
          </w:pPr>
        </w:pPrChange>
      </w:pPr>
      <w:r w:rsidRPr="0061059F">
        <w:rPr>
          <w:rFonts w:hint="cs"/>
          <w:szCs w:val="22"/>
          <w:rtl/>
          <w:lang w:bidi="he-IL"/>
        </w:rPr>
        <w:t xml:space="preserve">ולכן בזמן </w:t>
      </w:r>
      <w:r w:rsidRPr="0061059F">
        <w:rPr>
          <w:b/>
          <w:bCs/>
          <w:szCs w:val="22"/>
          <w:lang w:bidi="he-IL"/>
        </w:rPr>
        <w:t>t=16</w:t>
      </w:r>
      <w:r w:rsidRPr="0061059F">
        <w:rPr>
          <w:rFonts w:hint="cs"/>
          <w:szCs w:val="22"/>
          <w:rtl/>
          <w:lang w:bidi="he-IL"/>
        </w:rPr>
        <w:t xml:space="preserve"> </w:t>
      </w:r>
      <w:r w:rsidR="00AF01EF"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 w:rsidR="00AF01EF">
        <w:rPr>
          <w:rFonts w:hint="cs"/>
          <w:szCs w:val="22"/>
          <w:rtl/>
          <w:lang w:bidi="he-IL"/>
        </w:rPr>
        <w:t xml:space="preserve">את שליחת </w:t>
      </w:r>
      <w:del w:id="246" w:author="user" w:date="2016-12-29T15:06:00Z">
        <w:r w:rsidR="00AF01EF" w:rsidDel="00381229">
          <w:rPr>
            <w:rFonts w:hint="cs"/>
            <w:szCs w:val="22"/>
            <w:rtl/>
            <w:lang w:bidi="he-IL"/>
          </w:rPr>
          <w:delText xml:space="preserve">על </w:delText>
        </w:r>
      </w:del>
      <w:ins w:id="247" w:author="user" w:date="2016-12-29T15:06:00Z">
        <w:r w:rsidR="00381229">
          <w:rPr>
            <w:rFonts w:hint="cs"/>
            <w:szCs w:val="22"/>
            <w:rtl/>
            <w:lang w:bidi="he-IL"/>
          </w:rPr>
          <w:t>כ</w:t>
        </w:r>
        <w:r w:rsidR="00381229">
          <w:rPr>
            <w:rFonts w:hint="cs"/>
            <w:szCs w:val="22"/>
            <w:rtl/>
            <w:lang w:bidi="he-IL"/>
          </w:rPr>
          <w:t xml:space="preserve">ל </w:t>
        </w:r>
      </w:ins>
      <w:r w:rsidR="00AF01EF">
        <w:rPr>
          <w:rFonts w:hint="cs"/>
          <w:szCs w:val="22"/>
          <w:rtl/>
          <w:lang w:bidi="he-IL"/>
        </w:rPr>
        <w:t>הפקטות.</w:t>
      </w:r>
    </w:p>
    <w:p w14:paraId="70BAABAA" w14:textId="77777777" w:rsidR="00B7365B" w:rsidRDefault="00B7365B" w:rsidP="00E46BD5">
      <w:pPr>
        <w:pStyle w:val="Heading3"/>
        <w:bidi/>
        <w:rPr>
          <w:lang w:bidi="he-IL"/>
        </w:rPr>
      </w:pPr>
    </w:p>
    <w:p w14:paraId="327FD797" w14:textId="5D231713" w:rsidR="00E46BD5" w:rsidRPr="00B7365B" w:rsidRDefault="00182A83" w:rsidP="00B7365B">
      <w:pPr>
        <w:pStyle w:val="Heading3"/>
        <w:bidi/>
        <w:rPr>
          <w:lang w:bidi="he-IL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  <w:lang w:bidi="he-I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bidi="he-IL"/>
                </w:rPr>
                <m:t>WF</m:t>
              </m:r>
            </m:e>
            <m:sup>
              <m:r>
                <w:rPr>
                  <w:rFonts w:ascii="Cambria Math" w:hAnsi="Cambria Math"/>
                  <w:lang w:bidi="he-IL"/>
                </w:rPr>
                <m:t>2</m:t>
              </m:r>
            </m:sup>
          </m:sSup>
          <m:r>
            <w:rPr>
              <w:rFonts w:ascii="Cambria Math" w:hAnsi="Cambria Math"/>
              <w:lang w:bidi="he-IL"/>
            </w:rPr>
            <m:t>Q</m:t>
          </m:r>
        </m:oMath>
      </m:oMathPara>
    </w:p>
    <w:p w14:paraId="53530860" w14:textId="136272D6" w:rsidR="00AF01EF" w:rsidRDefault="00AF01EF" w:rsidP="00AF01EF">
      <w:pPr>
        <w:bidi/>
        <w:rPr>
          <w:szCs w:val="22"/>
          <w:rtl/>
          <w:lang w:bidi="he-IL"/>
        </w:rPr>
      </w:pPr>
    </w:p>
    <w:p w14:paraId="42DC2E3E" w14:textId="0CC68D0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נבצע בחירה דומה על פי 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ביותר, אך רק בין הפקטות שזמן הבחירה כבר היו משורתות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</w:t>
      </w:r>
    </w:p>
    <w:p w14:paraId="01BB62B6" w14:textId="62CA71C8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>נשלח את הפקטה הראשונה ב-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>, גודלה 1, ולכן יקח יחידת זמן אחת.</w:t>
      </w:r>
    </w:p>
    <w:p w14:paraId="1266E29F" w14:textId="0C9073D6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</w:t>
      </w:r>
      <w:r w:rsidRPr="00AF01EF">
        <w:rPr>
          <w:rFonts w:hint="cs"/>
          <w:b/>
          <w:bCs/>
          <w:szCs w:val="22"/>
          <w:rtl/>
          <w:lang w:bidi="he-IL"/>
        </w:rPr>
        <w:t xml:space="preserve">, </w:t>
      </w:r>
      <w:r w:rsidRPr="0061059F">
        <w:rPr>
          <w:rFonts w:hint="cs"/>
          <w:szCs w:val="22"/>
          <w:rtl/>
          <w:lang w:bidi="he-IL"/>
        </w:rPr>
        <w:t xml:space="preserve">הפקטות ש ל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 xml:space="preserve"> כבר הגיעו</w:t>
      </w:r>
      <w:r>
        <w:rPr>
          <w:rFonts w:hint="cs"/>
          <w:szCs w:val="22"/>
          <w:rtl/>
          <w:lang w:bidi="he-IL"/>
        </w:rPr>
        <w:t xml:space="preserve">, אך הפקטה 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כבר היתה משורתת, לכן נשלח אותה קודם.</w:t>
      </w:r>
    </w:p>
    <w:p w14:paraId="46BAEFDB" w14:textId="16E055AC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t=7</w:t>
      </w:r>
      <w:r w:rsidRPr="00AF01EF">
        <w:rPr>
          <w:rFonts w:hint="cs"/>
          <w:b/>
          <w:bCs/>
          <w:szCs w:val="22"/>
          <w:rtl/>
          <w:lang w:bidi="he-IL"/>
        </w:rPr>
        <w:t>,</w:t>
      </w:r>
      <w:r>
        <w:rPr>
          <w:rFonts w:hint="cs"/>
          <w:szCs w:val="22"/>
          <w:rtl/>
          <w:lang w:bidi="he-IL"/>
        </w:rPr>
        <w:t xml:space="preserve"> הגיע כבר גם הפקטה השניה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>, אך לא נתייחס אליה מיכוון שהיא שורתה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 xml:space="preserve"> רק בזמן </w:t>
      </w:r>
      <w:r>
        <w:rPr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כל שאר הפקטות כבר שורתו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 לכן הפקטה בעלת ה-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 היא מ-</w:t>
      </w:r>
      <w:r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, גודלה 1.</w:t>
      </w:r>
    </w:p>
    <w:p w14:paraId="20263850" w14:textId="62A418A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t=8</w:t>
      </w:r>
      <w:r>
        <w:rPr>
          <w:rFonts w:hint="cs"/>
          <w:szCs w:val="22"/>
          <w:rtl/>
          <w:lang w:bidi="he-IL"/>
        </w:rPr>
        <w:t>, נבחר את הפקטה מ</w:t>
      </w:r>
      <w:r>
        <w:rPr>
          <w:rFonts w:hint="cs"/>
          <w:szCs w:val="22"/>
          <w:lang w:bidi="he-IL"/>
        </w:rPr>
        <w:t>C</w:t>
      </w:r>
      <w:r>
        <w:rPr>
          <w:rFonts w:hint="cs"/>
          <w:szCs w:val="22"/>
          <w:rtl/>
          <w:lang w:bidi="he-IL"/>
        </w:rPr>
        <w:t>, גודלה 3.</w:t>
      </w:r>
    </w:p>
    <w:p w14:paraId="4D9B8758" w14:textId="0D574A42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נשארה לנו רק הפקטה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נשלח אותה, גודלה 5.</w:t>
      </w:r>
    </w:p>
    <w:p w14:paraId="1A3071DF" w14:textId="45DE05CE" w:rsidR="00AF01EF" w:rsidRP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t=16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>
        <w:rPr>
          <w:rFonts w:hint="cs"/>
          <w:szCs w:val="22"/>
          <w:rtl/>
          <w:lang w:bidi="he-IL"/>
        </w:rPr>
        <w:t>את שליחת על הפקטות.</w:t>
      </w:r>
    </w:p>
    <w:p w14:paraId="3661F1C7" w14:textId="77777777" w:rsidR="00F11BC9" w:rsidRDefault="00F11BC9" w:rsidP="00F11BC9">
      <w:pPr>
        <w:bidi/>
        <w:rPr>
          <w:ins w:id="248" w:author="user" w:date="2016-12-27T19:05:00Z"/>
          <w:rtl/>
          <w:lang w:bidi="he-IL"/>
        </w:rPr>
      </w:pPr>
    </w:p>
    <w:p w14:paraId="031ADC69" w14:textId="77777777" w:rsidR="0060771E" w:rsidRDefault="0060771E" w:rsidP="0060771E">
      <w:pPr>
        <w:bidi/>
        <w:rPr>
          <w:ins w:id="249" w:author="user" w:date="2016-12-27T18:49:00Z"/>
          <w:rtl/>
          <w:lang w:bidi="he-IL"/>
        </w:rPr>
      </w:pPr>
    </w:p>
    <w:p w14:paraId="55FACA75" w14:textId="28118850" w:rsidR="007F4D97" w:rsidRDefault="007F4D97">
      <w:pPr>
        <w:pStyle w:val="Heading2"/>
        <w:bidi/>
        <w:rPr>
          <w:ins w:id="250" w:author="user" w:date="2016-12-27T18:49:00Z"/>
          <w:rtl/>
          <w:lang w:bidi="he-IL"/>
        </w:rPr>
        <w:pPrChange w:id="251" w:author="user" w:date="2016-12-27T19:05:00Z">
          <w:pPr>
            <w:bidi/>
          </w:pPr>
        </w:pPrChange>
      </w:pPr>
      <w:ins w:id="252" w:author="user" w:date="2016-12-27T18:49:00Z">
        <w:r>
          <w:rPr>
            <w:rFonts w:hint="cs"/>
            <w:rtl/>
            <w:lang w:bidi="he-IL"/>
          </w:rPr>
          <w:t>בונוס</w:t>
        </w:r>
      </w:ins>
    </w:p>
    <w:p w14:paraId="2D08076C" w14:textId="0FF3E22B" w:rsidR="007F4D97" w:rsidRPr="0060771E" w:rsidRDefault="007F4D97">
      <w:pPr>
        <w:pStyle w:val="ListParagraph"/>
        <w:numPr>
          <w:ilvl w:val="0"/>
          <w:numId w:val="4"/>
        </w:numPr>
        <w:bidi/>
        <w:rPr>
          <w:ins w:id="253" w:author="user" w:date="2016-12-27T18:49:00Z"/>
          <w:szCs w:val="22"/>
          <w:lang w:bidi="he-IL"/>
          <w:rPrChange w:id="254" w:author="user" w:date="2016-12-27T19:05:00Z">
            <w:rPr>
              <w:ins w:id="255" w:author="user" w:date="2016-12-27T18:49:00Z"/>
              <w:lang w:bidi="he-IL"/>
            </w:rPr>
          </w:rPrChange>
        </w:rPr>
        <w:pPrChange w:id="256" w:author="user" w:date="2016-12-27T19:05:00Z">
          <w:pPr>
            <w:bidi/>
          </w:pPr>
        </w:pPrChange>
      </w:pPr>
      <w:ins w:id="257" w:author="user" w:date="2016-12-27T18:52:00Z">
        <w:r w:rsidRPr="0060771E">
          <w:rPr>
            <w:rFonts w:hint="eastAsia"/>
            <w:szCs w:val="22"/>
            <w:rtl/>
            <w:lang w:bidi="he-IL"/>
            <w:rPrChange w:id="258" w:author="user" w:date="2016-12-27T19:05:00Z">
              <w:rPr>
                <w:rFonts w:hint="eastAsia"/>
                <w:rtl/>
                <w:lang w:bidi="he-IL"/>
              </w:rPr>
            </w:rPrChange>
          </w:rPr>
          <w:t>מדור</w:t>
        </w:r>
      </w:ins>
      <w:ins w:id="259" w:author="user" w:date="2016-12-27T18:53:00Z">
        <w:r w:rsidRPr="0060771E">
          <w:rPr>
            <w:rFonts w:hint="eastAsia"/>
            <w:szCs w:val="22"/>
            <w:rtl/>
            <w:lang w:bidi="he-IL"/>
            <w:rPrChange w:id="260" w:author="user" w:date="2016-12-27T19:05:00Z">
              <w:rPr>
                <w:rFonts w:hint="eastAsia"/>
                <w:rtl/>
                <w:lang w:bidi="he-IL"/>
              </w:rPr>
            </w:rPrChange>
          </w:rPr>
          <w:t>ות</w:t>
        </w:r>
      </w:ins>
      <w:ins w:id="261" w:author="user" w:date="2016-12-27T18:52:00Z">
        <w:r w:rsidRPr="0060771E">
          <w:rPr>
            <w:szCs w:val="22"/>
            <w:rtl/>
            <w:lang w:bidi="he-IL"/>
            <w:rPrChange w:id="262" w:author="user" w:date="2016-12-27T19:05:00Z">
              <w:rPr>
                <w:rtl/>
                <w:lang w:bidi="he-IL"/>
              </w:rPr>
            </w:rPrChange>
          </w:rPr>
          <w:t xml:space="preserve"> – הדליקו מדורה על מנת לסמן על התרחשות אירוע מסויים</w:t>
        </w:r>
      </w:ins>
      <w:ins w:id="263" w:author="user" w:date="2016-12-27T18:54:00Z">
        <w:r w:rsidRPr="0060771E">
          <w:rPr>
            <w:szCs w:val="22"/>
            <w:rtl/>
            <w:lang w:bidi="he-IL"/>
            <w:rPrChange w:id="264" w:author="user" w:date="2016-12-27T19:05:00Z">
              <w:rPr>
                <w:rtl/>
                <w:lang w:bidi="he-IL"/>
              </w:rPr>
            </w:rPrChange>
          </w:rPr>
          <w:t xml:space="preserve"> (</w:t>
        </w:r>
      </w:ins>
      <w:ins w:id="265" w:author="user" w:date="2016-12-27T19:05:00Z">
        <w:r w:rsidR="0060771E">
          <w:rPr>
            <w:rFonts w:hint="cs"/>
            <w:szCs w:val="22"/>
            <w:rtl/>
            <w:lang w:bidi="he-IL"/>
          </w:rPr>
          <w:t>השתמשו</w:t>
        </w:r>
      </w:ins>
      <w:ins w:id="266" w:author="user" w:date="2016-12-27T18:54:00Z">
        <w:r w:rsidRPr="0060771E">
          <w:rPr>
            <w:szCs w:val="22"/>
            <w:rtl/>
            <w:lang w:bidi="he-IL"/>
            <w:rPrChange w:id="267" w:author="user" w:date="2016-12-27T19:05:00Z">
              <w:rPr>
                <w:rtl/>
                <w:lang w:bidi="he-IL"/>
              </w:rPr>
            </w:rPrChange>
          </w:rPr>
          <w:t xml:space="preserve"> בצבעים</w:t>
        </w:r>
      </w:ins>
      <w:ins w:id="268" w:author="user" w:date="2016-12-27T19:05:00Z">
        <w:r w:rsidR="0060771E">
          <w:rPr>
            <w:rFonts w:hint="cs"/>
            <w:szCs w:val="22"/>
            <w:rtl/>
            <w:lang w:bidi="he-IL"/>
          </w:rPr>
          <w:t xml:space="preserve"> להעברת מסרים שונים</w:t>
        </w:r>
      </w:ins>
      <w:ins w:id="269" w:author="user" w:date="2016-12-27T18:54:00Z">
        <w:r w:rsidRPr="0060771E">
          <w:rPr>
            <w:szCs w:val="22"/>
            <w:rtl/>
            <w:lang w:bidi="he-IL"/>
            <w:rPrChange w:id="270" w:author="user" w:date="2016-12-27T19:05:00Z">
              <w:rPr>
                <w:rtl/>
                <w:lang w:bidi="he-IL"/>
              </w:rPr>
            </w:rPrChange>
          </w:rPr>
          <w:t>)</w:t>
        </w:r>
      </w:ins>
      <w:ins w:id="271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</w:p>
    <w:p w14:paraId="06B7EB92" w14:textId="1A0CAB43" w:rsidR="0060771E" w:rsidRPr="0060771E" w:rsidRDefault="007F4D97">
      <w:pPr>
        <w:pStyle w:val="ListParagraph"/>
        <w:numPr>
          <w:ilvl w:val="0"/>
          <w:numId w:val="4"/>
        </w:numPr>
        <w:bidi/>
        <w:rPr>
          <w:szCs w:val="22"/>
          <w:rtl/>
          <w:lang w:bidi="he-IL"/>
          <w:rPrChange w:id="272" w:author="user" w:date="2016-12-27T19:05:00Z">
            <w:rPr>
              <w:rtl/>
              <w:lang w:bidi="he-IL"/>
            </w:rPr>
          </w:rPrChange>
        </w:rPr>
        <w:pPrChange w:id="273" w:author="user" w:date="2016-12-27T19:05:00Z">
          <w:pPr>
            <w:bidi/>
          </w:pPr>
        </w:pPrChange>
      </w:pPr>
      <w:ins w:id="274" w:author="user" w:date="2016-12-27T18:49:00Z">
        <w:r w:rsidRPr="0060771E">
          <w:rPr>
            <w:rFonts w:hint="eastAsia"/>
            <w:szCs w:val="22"/>
            <w:rtl/>
            <w:lang w:bidi="he-IL"/>
            <w:rPrChange w:id="275" w:author="user" w:date="2016-12-27T19:05:00Z">
              <w:rPr>
                <w:rFonts w:hint="eastAsia"/>
                <w:rtl/>
                <w:lang w:bidi="he-IL"/>
              </w:rPr>
            </w:rPrChange>
          </w:rPr>
          <w:t>שליח</w:t>
        </w:r>
      </w:ins>
      <w:ins w:id="276" w:author="user" w:date="2016-12-27T18:51:00Z">
        <w:r w:rsidRPr="0060771E">
          <w:rPr>
            <w:rFonts w:hint="eastAsia"/>
            <w:szCs w:val="22"/>
            <w:rtl/>
            <w:lang w:bidi="he-IL"/>
            <w:rPrChange w:id="277" w:author="user" w:date="2016-12-27T19:05:00Z">
              <w:rPr>
                <w:rFonts w:hint="eastAsia"/>
                <w:rtl/>
                <w:lang w:bidi="he-IL"/>
              </w:rPr>
            </w:rPrChange>
          </w:rPr>
          <w:t>ים</w:t>
        </w:r>
      </w:ins>
      <w:ins w:id="278" w:author="user" w:date="2016-12-27T18:52:00Z">
        <w:r w:rsidRPr="0060771E">
          <w:rPr>
            <w:szCs w:val="22"/>
            <w:rtl/>
            <w:lang w:bidi="he-IL"/>
            <w:rPrChange w:id="279" w:author="user" w:date="2016-12-27T19:05:00Z">
              <w:rPr>
                <w:rtl/>
                <w:lang w:bidi="he-IL"/>
              </w:rPr>
            </w:rPrChange>
          </w:rPr>
          <w:t xml:space="preserve"> – אנשים ש</w:t>
        </w:r>
      </w:ins>
      <w:ins w:id="280" w:author="user" w:date="2016-12-27T18:54:00Z">
        <w:r w:rsidRPr="0060771E">
          <w:rPr>
            <w:rFonts w:hint="eastAsia"/>
            <w:szCs w:val="22"/>
            <w:rtl/>
            <w:lang w:bidi="he-IL"/>
            <w:rPrChange w:id="281" w:author="user" w:date="2016-12-27T19:05:00Z">
              <w:rPr>
                <w:rFonts w:hint="eastAsia"/>
                <w:rtl/>
                <w:lang w:bidi="he-IL"/>
              </w:rPr>
            </w:rPrChange>
          </w:rPr>
          <w:t>ה</w:t>
        </w:r>
      </w:ins>
      <w:ins w:id="282" w:author="user" w:date="2016-12-27T18:52:00Z">
        <w:r w:rsidRPr="0060771E">
          <w:rPr>
            <w:rFonts w:hint="eastAsia"/>
            <w:szCs w:val="22"/>
            <w:rtl/>
            <w:lang w:bidi="he-IL"/>
            <w:rPrChange w:id="283" w:author="user" w:date="2016-12-27T19:05:00Z">
              <w:rPr>
                <w:rFonts w:hint="eastAsia"/>
                <w:rtl/>
                <w:lang w:bidi="he-IL"/>
              </w:rPr>
            </w:rPrChange>
          </w:rPr>
          <w:t>עב</w:t>
        </w:r>
      </w:ins>
      <w:ins w:id="284" w:author="user" w:date="2016-12-27T18:54:00Z">
        <w:r w:rsidRPr="0060771E">
          <w:rPr>
            <w:rFonts w:hint="eastAsia"/>
            <w:szCs w:val="22"/>
            <w:rtl/>
            <w:lang w:bidi="he-IL"/>
            <w:rPrChange w:id="285" w:author="user" w:date="2016-12-27T19:05:00Z">
              <w:rPr>
                <w:rFonts w:hint="eastAsia"/>
                <w:rtl/>
                <w:lang w:bidi="he-IL"/>
              </w:rPr>
            </w:rPrChange>
          </w:rPr>
          <w:t>י</w:t>
        </w:r>
      </w:ins>
      <w:ins w:id="286" w:author="user" w:date="2016-12-27T18:52:00Z">
        <w:r w:rsidRPr="0060771E">
          <w:rPr>
            <w:rFonts w:hint="eastAsia"/>
            <w:szCs w:val="22"/>
            <w:rtl/>
            <w:lang w:bidi="he-IL"/>
            <w:rPrChange w:id="287" w:author="user" w:date="2016-12-27T19:05:00Z">
              <w:rPr>
                <w:rFonts w:hint="eastAsia"/>
                <w:rtl/>
                <w:lang w:bidi="he-IL"/>
              </w:rPr>
            </w:rPrChange>
          </w:rPr>
          <w:t>רו</w:t>
        </w:r>
      </w:ins>
      <w:ins w:id="288" w:author="user" w:date="2016-12-27T18:54:00Z">
        <w:r w:rsidRPr="0060771E">
          <w:rPr>
            <w:szCs w:val="22"/>
            <w:rtl/>
            <w:lang w:bidi="he-IL"/>
            <w:rPrChange w:id="289" w:author="user" w:date="2016-12-27T19:05:00Z">
              <w:rPr>
                <w:rtl/>
                <w:lang w:bidi="he-IL"/>
              </w:rPr>
            </w:rPrChange>
          </w:rPr>
          <w:t xml:space="preserve"> מסרים</w:t>
        </w:r>
      </w:ins>
      <w:ins w:id="290" w:author="user" w:date="2016-12-27T18:52:00Z">
        <w:r w:rsidRPr="0060771E">
          <w:rPr>
            <w:szCs w:val="22"/>
            <w:rtl/>
            <w:lang w:bidi="he-IL"/>
            <w:rPrChange w:id="291" w:author="user" w:date="2016-12-27T19:05:00Z">
              <w:rPr>
                <w:rtl/>
                <w:lang w:bidi="he-IL"/>
              </w:rPr>
            </w:rPrChange>
          </w:rPr>
          <w:t xml:space="preserve"> ממקום למקום</w:t>
        </w:r>
      </w:ins>
      <w:ins w:id="292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</w:p>
    <w:sectPr w:rsidR="0060771E" w:rsidRPr="0060771E" w:rsidSect="00BD6704">
      <w:headerReference w:type="first" r:id="rId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1365EC" w14:textId="77777777" w:rsidR="00182A83" w:rsidRDefault="00182A83" w:rsidP="00BD6704">
      <w:r>
        <w:separator/>
      </w:r>
    </w:p>
  </w:endnote>
  <w:endnote w:type="continuationSeparator" w:id="0">
    <w:p w14:paraId="33D9836B" w14:textId="77777777" w:rsidR="00182A83" w:rsidRDefault="00182A83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F15AE6" w14:textId="77777777" w:rsidR="00182A83" w:rsidRDefault="00182A83" w:rsidP="00BD6704">
      <w:r>
        <w:separator/>
      </w:r>
    </w:p>
  </w:footnote>
  <w:footnote w:type="continuationSeparator" w:id="0">
    <w:p w14:paraId="65CBD353" w14:textId="77777777" w:rsidR="00182A83" w:rsidRDefault="00182A83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EE7A82" w:rsidRPr="00BD6704" w:rsidRDefault="00EE7A82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>דור מנדיל</w:t>
    </w:r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שקד גיטלמן</w:t>
    </w:r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EE7A82" w:rsidRDefault="00EE7A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441F42"/>
    <w:multiLevelType w:val="hybridMultilevel"/>
    <w:tmpl w:val="DF22C7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  <w15:person w15:author="Shaked Gitelman">
    <w15:presenceInfo w15:providerId="None" w15:userId="Shaked Gitel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020809"/>
    <w:rsid w:val="00055CEC"/>
    <w:rsid w:val="00060EB4"/>
    <w:rsid w:val="000B5284"/>
    <w:rsid w:val="00103EF8"/>
    <w:rsid w:val="001369EE"/>
    <w:rsid w:val="00142C6A"/>
    <w:rsid w:val="00182A83"/>
    <w:rsid w:val="001A28A9"/>
    <w:rsid w:val="001E1329"/>
    <w:rsid w:val="00200C75"/>
    <w:rsid w:val="00215D5B"/>
    <w:rsid w:val="00236283"/>
    <w:rsid w:val="00250F01"/>
    <w:rsid w:val="00265E53"/>
    <w:rsid w:val="002A347C"/>
    <w:rsid w:val="002C5CFA"/>
    <w:rsid w:val="002E7350"/>
    <w:rsid w:val="00327AF2"/>
    <w:rsid w:val="00333078"/>
    <w:rsid w:val="00342505"/>
    <w:rsid w:val="00372476"/>
    <w:rsid w:val="00381229"/>
    <w:rsid w:val="00395082"/>
    <w:rsid w:val="0047054A"/>
    <w:rsid w:val="004B7865"/>
    <w:rsid w:val="004E35E8"/>
    <w:rsid w:val="004F6546"/>
    <w:rsid w:val="00537C31"/>
    <w:rsid w:val="00571907"/>
    <w:rsid w:val="005E204D"/>
    <w:rsid w:val="005F1D60"/>
    <w:rsid w:val="005F463E"/>
    <w:rsid w:val="0060771E"/>
    <w:rsid w:val="0061059F"/>
    <w:rsid w:val="00632DFC"/>
    <w:rsid w:val="00654CE2"/>
    <w:rsid w:val="006D0797"/>
    <w:rsid w:val="0070720A"/>
    <w:rsid w:val="00756654"/>
    <w:rsid w:val="007A26DC"/>
    <w:rsid w:val="007B7CD5"/>
    <w:rsid w:val="007F4D97"/>
    <w:rsid w:val="00800E6F"/>
    <w:rsid w:val="008303E3"/>
    <w:rsid w:val="00876103"/>
    <w:rsid w:val="008963FD"/>
    <w:rsid w:val="0089717E"/>
    <w:rsid w:val="008C5B04"/>
    <w:rsid w:val="008E2193"/>
    <w:rsid w:val="00974AE9"/>
    <w:rsid w:val="0099157A"/>
    <w:rsid w:val="00993A5D"/>
    <w:rsid w:val="009A0BEA"/>
    <w:rsid w:val="009D5ED3"/>
    <w:rsid w:val="009F166A"/>
    <w:rsid w:val="00A510BA"/>
    <w:rsid w:val="00A71DFD"/>
    <w:rsid w:val="00AF01EF"/>
    <w:rsid w:val="00B47191"/>
    <w:rsid w:val="00B66D77"/>
    <w:rsid w:val="00B7365B"/>
    <w:rsid w:val="00BD6704"/>
    <w:rsid w:val="00BE37C9"/>
    <w:rsid w:val="00C339C9"/>
    <w:rsid w:val="00C463F4"/>
    <w:rsid w:val="00C63D1C"/>
    <w:rsid w:val="00C86C01"/>
    <w:rsid w:val="00CF43AF"/>
    <w:rsid w:val="00D161B3"/>
    <w:rsid w:val="00D32196"/>
    <w:rsid w:val="00D619DE"/>
    <w:rsid w:val="00E06D64"/>
    <w:rsid w:val="00E14283"/>
    <w:rsid w:val="00E40DC5"/>
    <w:rsid w:val="00E46BD5"/>
    <w:rsid w:val="00E75556"/>
    <w:rsid w:val="00EE7A82"/>
    <w:rsid w:val="00F11BC9"/>
    <w:rsid w:val="00F14E6E"/>
    <w:rsid w:val="00F652D0"/>
    <w:rsid w:val="00FC3149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8E7D3F39-145F-452E-AED3-D7FAE880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69EE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  <w:style w:type="table" w:styleId="GridTable3-Accent6">
    <w:name w:val="Grid Table 3 Accent 6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Grid">
    <w:name w:val="Table Grid"/>
    <w:basedOn w:val="TableNormal"/>
    <w:uiPriority w:val="39"/>
    <w:rsid w:val="00055C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055CE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537C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71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71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0771E"/>
    <w:rPr>
      <w:rFonts w:ascii="Arial" w:hAnsi="Arial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99157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157A"/>
    <w:rPr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157A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157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157A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E7B6E-13CD-48CC-B861-071746653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5</Pages>
  <Words>1223</Words>
  <Characters>6975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user</cp:lastModifiedBy>
  <cp:revision>18</cp:revision>
  <dcterms:created xsi:type="dcterms:W3CDTF">2016-12-24T13:01:00Z</dcterms:created>
  <dcterms:modified xsi:type="dcterms:W3CDTF">2016-12-29T13:08:00Z</dcterms:modified>
</cp:coreProperties>
</file>