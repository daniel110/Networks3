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ACB435" w14:textId="14D39078" w:rsidR="00FE7C2B" w:rsidRDefault="002A347C" w:rsidP="002A347C">
      <w:pPr>
        <w:pStyle w:val="Heading1"/>
        <w:bidi/>
        <w:jc w:val="center"/>
        <w:rPr>
          <w:u w:val="single"/>
          <w:rtl/>
          <w:lang w:bidi="he-IL"/>
        </w:rPr>
      </w:pPr>
      <w:r w:rsidRPr="002A347C">
        <w:rPr>
          <w:rFonts w:hint="cs"/>
          <w:u w:val="single"/>
          <w:rtl/>
          <w:lang w:bidi="he-IL"/>
        </w:rPr>
        <w:t>רשתות תקשורת מחשבים - תרגיל בית תיאורטי 2</w:t>
      </w:r>
    </w:p>
    <w:p w14:paraId="63FEEE46" w14:textId="77325D98" w:rsidR="00265E53" w:rsidRDefault="00C63D1C" w:rsidP="00A71DFD">
      <w:pPr>
        <w:bidi/>
        <w:rPr>
          <w:lang w:bidi="he-IL"/>
        </w:rPr>
      </w:pPr>
      <w:r>
        <w:rPr>
          <w:noProof/>
          <w:lang w:bidi="he-IL"/>
        </w:rPr>
        <w:drawing>
          <wp:anchor distT="0" distB="0" distL="114300" distR="114300" simplePos="0" relativeHeight="251640320" behindDoc="0" locked="0" layoutInCell="1" allowOverlap="1" wp14:anchorId="6AC01F4F" wp14:editId="57D61A5F">
            <wp:simplePos x="0" y="0"/>
            <wp:positionH relativeFrom="column">
              <wp:posOffset>-891540</wp:posOffset>
            </wp:positionH>
            <wp:positionV relativeFrom="paragraph">
              <wp:posOffset>288925</wp:posOffset>
            </wp:positionV>
            <wp:extent cx="5727700" cy="2860040"/>
            <wp:effectExtent l="0" t="0" r="6350" b="0"/>
            <wp:wrapThrough wrapText="bothSides">
              <wp:wrapPolygon edited="0">
                <wp:start x="0" y="0"/>
                <wp:lineTo x="0" y="21437"/>
                <wp:lineTo x="21552" y="21437"/>
                <wp:lineTo x="2155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27700" cy="2860040"/>
                    </a:xfrm>
                    <a:prstGeom prst="rect">
                      <a:avLst/>
                    </a:prstGeom>
                  </pic:spPr>
                </pic:pic>
              </a:graphicData>
            </a:graphic>
          </wp:anchor>
        </w:drawing>
      </w:r>
    </w:p>
    <w:p w14:paraId="4607E40C" w14:textId="54590C1B" w:rsidR="00265E53" w:rsidRDefault="00265E53" w:rsidP="00265E53">
      <w:pPr>
        <w:bidi/>
        <w:ind w:left="360"/>
        <w:rPr>
          <w:lang w:bidi="he-IL"/>
        </w:rPr>
      </w:pPr>
    </w:p>
    <w:p w14:paraId="37C47A6D" w14:textId="07017E27" w:rsidR="00265E53" w:rsidRPr="00C339C9" w:rsidRDefault="00A71DFD" w:rsidP="00A71DFD">
      <w:pPr>
        <w:pStyle w:val="Heading2"/>
        <w:bidi/>
        <w:rPr>
          <w:u w:val="single"/>
          <w:rtl/>
          <w:lang w:bidi="he-IL"/>
        </w:rPr>
      </w:pPr>
      <w:r w:rsidRPr="00C339C9">
        <w:rPr>
          <w:rFonts w:hint="cs"/>
          <w:u w:val="single"/>
          <w:rtl/>
          <w:lang w:bidi="he-IL"/>
        </w:rPr>
        <w:t>שאלה 1</w:t>
      </w:r>
    </w:p>
    <w:p w14:paraId="079967D1" w14:textId="6C2B2639" w:rsidR="00265E53" w:rsidRDefault="00265E53" w:rsidP="00265E53">
      <w:pPr>
        <w:bidi/>
        <w:ind w:left="360"/>
        <w:rPr>
          <w:lang w:bidi="he-IL"/>
        </w:rPr>
      </w:pPr>
    </w:p>
    <w:p w14:paraId="23306397" w14:textId="4E663C96" w:rsidR="00265E53" w:rsidRDefault="00C63D1C" w:rsidP="00265E53">
      <w:pPr>
        <w:bidi/>
        <w:ind w:left="360"/>
        <w:rPr>
          <w:lang w:bidi="he-IL"/>
        </w:rPr>
      </w:pPr>
      <w:r>
        <w:rPr>
          <w:noProof/>
          <w:lang w:bidi="he-IL"/>
        </w:rPr>
        <mc:AlternateContent>
          <mc:Choice Requires="wps">
            <w:drawing>
              <wp:anchor distT="0" distB="0" distL="114300" distR="114300" simplePos="0" relativeHeight="251644416" behindDoc="0" locked="0" layoutInCell="1" allowOverlap="1" wp14:anchorId="482DD984" wp14:editId="5D46CB18">
                <wp:simplePos x="0" y="0"/>
                <wp:positionH relativeFrom="column">
                  <wp:posOffset>1962150</wp:posOffset>
                </wp:positionH>
                <wp:positionV relativeFrom="paragraph">
                  <wp:posOffset>104140</wp:posOffset>
                </wp:positionV>
                <wp:extent cx="1257935" cy="5080"/>
                <wp:effectExtent l="19050" t="19050" r="18415" b="33020"/>
                <wp:wrapThrough wrapText="bothSides">
                  <wp:wrapPolygon edited="0">
                    <wp:start x="-327" y="-81000"/>
                    <wp:lineTo x="-327" y="81000"/>
                    <wp:lineTo x="21589" y="81000"/>
                    <wp:lineTo x="21589" y="-81000"/>
                    <wp:lineTo x="-327" y="-81000"/>
                  </wp:wrapPolygon>
                </wp:wrapThrough>
                <wp:docPr id="11" name="Straight Connector 11"/>
                <wp:cNvGraphicFramePr/>
                <a:graphic xmlns:a="http://schemas.openxmlformats.org/drawingml/2006/main">
                  <a:graphicData uri="http://schemas.microsoft.com/office/word/2010/wordprocessingShape">
                    <wps:wsp>
                      <wps:cNvCnPr/>
                      <wps:spPr>
                        <a:xfrm flipH="1" flipV="1">
                          <a:off x="0" y="0"/>
                          <a:ext cx="1257935" cy="5080"/>
                        </a:xfrm>
                        <a:prstGeom prst="line">
                          <a:avLst/>
                        </a:prstGeom>
                        <a:ln w="317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557A20E" id="Straight Connector 11" o:spid="_x0000_s1026" style="position:absolute;flip:x y;z-index:251644416;visibility:visible;mso-wrap-style:square;mso-wrap-distance-left:9pt;mso-wrap-distance-top:0;mso-wrap-distance-right:9pt;mso-wrap-distance-bottom:0;mso-position-horizontal:absolute;mso-position-horizontal-relative:text;mso-position-vertical:absolute;mso-position-vertical-relative:text" from="154.5pt,8.2pt" to="253.5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" strokecolor="red" strokeweight="2.5pt">
                <v:stroke joinstyle="miter"/>
                <w10:wrap type="through"/>
              </v:line>
            </w:pict>
          </mc:Fallback>
        </mc:AlternateContent>
      </w:r>
      <w:r>
        <w:rPr>
          <w:noProof/>
          <w:lang w:bidi="he-IL"/>
        </w:rPr>
        <mc:AlternateContent>
          <mc:Choice Requires="wps">
            <w:drawing>
              <wp:anchor distT="0" distB="0" distL="114300" distR="114300" simplePos="0" relativeHeight="251651584" behindDoc="0" locked="0" layoutInCell="1" allowOverlap="1" wp14:anchorId="694A8065" wp14:editId="4BEA6910">
                <wp:simplePos x="0" y="0"/>
                <wp:positionH relativeFrom="column">
                  <wp:posOffset>2895600</wp:posOffset>
                </wp:positionH>
                <wp:positionV relativeFrom="paragraph">
                  <wp:posOffset>81915</wp:posOffset>
                </wp:positionV>
                <wp:extent cx="695325" cy="345440"/>
                <wp:effectExtent l="0" t="0" r="0" b="0"/>
                <wp:wrapThrough wrapText="bothSides">
                  <wp:wrapPolygon edited="0">
                    <wp:start x="1184" y="0"/>
                    <wp:lineTo x="1184" y="20250"/>
                    <wp:lineTo x="19529" y="20250"/>
                    <wp:lineTo x="19529" y="0"/>
                    <wp:lineTo x="1184" y="0"/>
                  </wp:wrapPolygon>
                </wp:wrapThrough>
                <wp:docPr id="24" name="Text Box 24"/>
                <wp:cNvGraphicFramePr/>
                <a:graphic xmlns:a="http://schemas.openxmlformats.org/drawingml/2006/main">
                  <a:graphicData uri="http://schemas.microsoft.com/office/word/2010/wordprocessingShape">
                    <wps:wsp>
                      <wps:cNvSpPr txBox="1"/>
                      <wps:spPr>
                        <a:xfrm>
                          <a:off x="0" y="0"/>
                          <a:ext cx="695325" cy="345440"/>
                        </a:xfrm>
                        <a:prstGeom prst="rect">
                          <a:avLst/>
                        </a:prstGeom>
                        <a:noFill/>
                        <a:ln>
                          <a:noFill/>
                        </a:ln>
                        <a:effectLst/>
                      </wps:spPr>
                      <wps:txbx>
                        <w:txbxContent>
                          <w:p w14:paraId="7F8E5687" w14:textId="77777777" w:rsidR="00EE7A82" w:rsidRPr="00265E53" w:rsidRDefault="00EE7A82" w:rsidP="00265E53">
                            <w:pPr>
                              <w:bidi/>
                              <w:ind w:left="360"/>
                              <w:jc w:val="center"/>
                              <w:rPr>
                                <w:color w:val="F7CAAC" w:themeColor="accent2" w:themeTint="66"/>
                                <w:sz w:val="28"/>
                                <w:szCs w:val="28"/>
                                <w14:textOutline w14:w="22225" w14:cap="flat" w14:cmpd="sng" w14:algn="ctr">
                                  <w14:solidFill>
                                    <w14:schemeClr w14:val="accent2"/>
                                  </w14:solidFill>
                                  <w14:prstDash w14:val="solid"/>
                                  <w14:round/>
                                </w14:textOutline>
                              </w:rPr>
                            </w:pPr>
                            <w:r w:rsidRPr="00265E53">
                              <w:rPr>
                                <w:color w:val="F7CAAC" w:themeColor="accent2" w:themeTint="66"/>
                                <w:sz w:val="28"/>
                                <w:szCs w:val="28"/>
                                <w14:textOutline w14:w="22225" w14:cap="flat" w14:cmpd="sng" w14:algn="ctr">
                                  <w14:solidFill>
                                    <w14:schemeClr w14:val="accent2"/>
                                  </w14:solidFill>
                                  <w14:prstDash w14:val="solid"/>
                                  <w14:round/>
                                </w14:textOutline>
                              </w:rPr>
                              <w:t>DP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mo="http://schemas.microsoft.com/office/mac/office/2008/main" xmlns:mv="urn:schemas-microsoft-com:mac:v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94A8065" id="_x0000_t202" coordsize="21600,21600" o:spt="202" path="m,l,21600r21600,l21600,xe">
                <v:stroke joinstyle="miter"/>
                <v:path gradientshapeok="t" o:connecttype="rect"/>
              </v:shapetype>
              <v:shape id="Text Box 24" o:spid="_x0000_s1026" type="#_x0000_t202" style="position:absolute;left:0;text-align:left;margin-left:228pt;margin-top:6.45pt;width:54.75pt;height:27.2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" filled="f" stroked="f">
                <v:textbox>
                  <w:txbxContent>
                    <w:p w14:paraId="7F8E5687" w14:textId="77777777" w:rsidR="00EE7A82" w:rsidRPr="00265E53" w:rsidRDefault="00EE7A82" w:rsidP="00265E53">
                      <w:pPr>
                        <w:bidi/>
                        <w:ind w:left="360"/>
                        <w:jc w:val="center"/>
                        <w:rPr>
                          <w:color w:val="F7CAAC" w:themeColor="accent2" w:themeTint="66"/>
                          <w:sz w:val="28"/>
                          <w:szCs w:val="28"/>
                          <w14:textOutline w14:w="22225" w14:cap="flat" w14:cmpd="sng" w14:algn="ctr">
                            <w14:solidFill>
                              <w14:schemeClr w14:val="accent2"/>
                            </w14:solidFill>
                            <w14:prstDash w14:val="solid"/>
                            <w14:round/>
                          </w14:textOutline>
                        </w:rPr>
                      </w:pPr>
                      <w:r w:rsidRPr="00265E53">
                        <w:rPr>
                          <w:color w:val="F7CAAC" w:themeColor="accent2" w:themeTint="66"/>
                          <w:sz w:val="28"/>
                          <w:szCs w:val="28"/>
                          <w14:textOutline w14:w="22225" w14:cap="flat" w14:cmpd="sng" w14:algn="ctr">
                            <w14:solidFill>
                              <w14:schemeClr w14:val="accent2"/>
                            </w14:solidFill>
                            <w14:prstDash w14:val="solid"/>
                            <w14:round/>
                          </w14:textOutline>
                        </w:rPr>
                        <w:t>DP</w:t>
                      </w:r>
                    </w:p>
                  </w:txbxContent>
                </v:textbox>
                <w10:wrap type="through"/>
              </v:shape>
            </w:pict>
          </mc:Fallback>
        </mc:AlternateContent>
      </w:r>
    </w:p>
    <w:p w14:paraId="12696735" w14:textId="15F6BBDA" w:rsidR="002A347C" w:rsidRDefault="006D0797" w:rsidP="00265E53">
      <w:pPr>
        <w:bidi/>
        <w:ind w:left="360"/>
        <w:rPr>
          <w:lang w:bidi="he-IL"/>
        </w:rPr>
      </w:pPr>
      <w:r>
        <w:rPr>
          <w:noProof/>
          <w:lang w:bidi="he-IL"/>
        </w:rPr>
        <mc:AlternateContent>
          <mc:Choice Requires="wps">
            <w:drawing>
              <wp:anchor distT="0" distB="0" distL="114300" distR="114300" simplePos="0" relativeHeight="251649536" behindDoc="0" locked="0" layoutInCell="1" allowOverlap="1" wp14:anchorId="3C3F62FA" wp14:editId="052A1847">
                <wp:simplePos x="0" y="0"/>
                <wp:positionH relativeFrom="column">
                  <wp:posOffset>3629025</wp:posOffset>
                </wp:positionH>
                <wp:positionV relativeFrom="paragraph">
                  <wp:posOffset>5715</wp:posOffset>
                </wp:positionV>
                <wp:extent cx="723900" cy="345440"/>
                <wp:effectExtent l="0" t="0" r="0" b="0"/>
                <wp:wrapThrough wrapText="bothSides">
                  <wp:wrapPolygon edited="0">
                    <wp:start x="1137" y="0"/>
                    <wp:lineTo x="1137" y="20250"/>
                    <wp:lineTo x="19895" y="20250"/>
                    <wp:lineTo x="19895" y="0"/>
                    <wp:lineTo x="1137" y="0"/>
                  </wp:wrapPolygon>
                </wp:wrapThrough>
                <wp:docPr id="20" name="Text Box 20"/>
                <wp:cNvGraphicFramePr/>
                <a:graphic xmlns:a="http://schemas.openxmlformats.org/drawingml/2006/main">
                  <a:graphicData uri="http://schemas.microsoft.com/office/word/2010/wordprocessingShape">
                    <wps:wsp>
                      <wps:cNvSpPr txBox="1"/>
                      <wps:spPr>
                        <a:xfrm>
                          <a:off x="0" y="0"/>
                          <a:ext cx="723900" cy="345440"/>
                        </a:xfrm>
                        <a:prstGeom prst="rect">
                          <a:avLst/>
                        </a:prstGeom>
                        <a:noFill/>
                        <a:ln>
                          <a:noFill/>
                        </a:ln>
                        <a:effectLst/>
                      </wps:spPr>
                      <wps:txbx>
                        <w:txbxContent>
                          <w:p w14:paraId="056CD500" w14:textId="47914B8E" w:rsidR="00EE7A82" w:rsidRPr="00265E53" w:rsidRDefault="00EE7A82" w:rsidP="00265E53">
                            <w:pPr>
                              <w:bidi/>
                              <w:ind w:left="360"/>
                              <w:jc w:val="cente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5E53">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w:t>
                            </w:r>
                            <w: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r w:rsidRPr="00265E53">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mo="http://schemas.microsoft.com/office/mac/office/2008/main" xmlns:mv="urn:schemas-microsoft-com:mac:v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C3F62FA" id="Text Box 20" o:spid="_x0000_s1028" type="#_x0000_t202" style="position:absolute;left:0;text-align:left;margin-left:285.75pt;margin-top:.45pt;width:57pt;height:27.2pt;z-index:251649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" filled="f" stroked="f">
                <v:textbox>
                  <w:txbxContent>
                    <w:p w14:paraId="056CD500" w14:textId="47914B8E" w:rsidR="00EE7A82" w:rsidRPr="00265E53" w:rsidRDefault="00EE7A82" w:rsidP="00265E53">
                      <w:pPr>
                        <w:bidi/>
                        <w:ind w:left="360"/>
                        <w:jc w:val="cente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5E53">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w:t>
                      </w:r>
                      <w: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r w:rsidRPr="00265E53">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p>
                  </w:txbxContent>
                </v:textbox>
                <w10:wrap type="through"/>
              </v:shape>
            </w:pict>
          </mc:Fallback>
        </mc:AlternateContent>
      </w:r>
      <w:r w:rsidR="00632DFC">
        <w:rPr>
          <w:noProof/>
          <w:lang w:bidi="he-IL"/>
        </w:rPr>
        <mc:AlternateContent>
          <mc:Choice Requires="wps">
            <w:drawing>
              <wp:anchor distT="0" distB="0" distL="114300" distR="114300" simplePos="0" relativeHeight="251645440" behindDoc="0" locked="0" layoutInCell="1" allowOverlap="1" wp14:anchorId="299C5BE4" wp14:editId="51D097C0">
                <wp:simplePos x="0" y="0"/>
                <wp:positionH relativeFrom="column">
                  <wp:posOffset>3676650</wp:posOffset>
                </wp:positionH>
                <wp:positionV relativeFrom="paragraph">
                  <wp:posOffset>66675</wp:posOffset>
                </wp:positionV>
                <wp:extent cx="44450" cy="666750"/>
                <wp:effectExtent l="19050" t="19050" r="31750" b="19050"/>
                <wp:wrapThrough wrapText="bothSides">
                  <wp:wrapPolygon edited="0">
                    <wp:start x="-9257" y="-617"/>
                    <wp:lineTo x="-9257" y="21600"/>
                    <wp:lineTo x="27771" y="21600"/>
                    <wp:lineTo x="27771" y="-617"/>
                    <wp:lineTo x="-9257" y="-617"/>
                  </wp:wrapPolygon>
                </wp:wrapThrough>
                <wp:docPr id="10" name="Straight Connector 10"/>
                <wp:cNvGraphicFramePr/>
                <a:graphic xmlns:a="http://schemas.openxmlformats.org/drawingml/2006/main">
                  <a:graphicData uri="http://schemas.microsoft.com/office/word/2010/wordprocessingShape">
                    <wps:wsp>
                      <wps:cNvCnPr/>
                      <wps:spPr>
                        <a:xfrm flipH="1" flipV="1">
                          <a:off x="0" y="0"/>
                          <a:ext cx="44450" cy="666750"/>
                        </a:xfrm>
                        <a:prstGeom prst="line">
                          <a:avLst/>
                        </a:prstGeom>
                        <a:ln w="317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mo="http://schemas.microsoft.com/office/mac/office/2008/main" xmlns:mv="urn:schemas-microsoft-com:mac:v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EC67164" id="Straight Connector 10" o:spid="_x0000_s1026" style="position:absolute;flip:x y;z-index:251645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9.5pt,5.25pt" to="293pt,5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" strokecolor="red" strokeweight="2.5pt">
                <v:stroke joinstyle="miter"/>
                <w10:wrap type="through"/>
              </v:line>
            </w:pict>
          </mc:Fallback>
        </mc:AlternateContent>
      </w:r>
      <w:r w:rsidR="00632DFC">
        <w:rPr>
          <w:noProof/>
          <w:lang w:bidi="he-IL"/>
        </w:rPr>
        <mc:AlternateContent>
          <mc:Choice Requires="wps">
            <w:drawing>
              <wp:anchor distT="0" distB="0" distL="114300" distR="114300" simplePos="0" relativeHeight="251646464" behindDoc="0" locked="0" layoutInCell="1" allowOverlap="1" wp14:anchorId="71A66841" wp14:editId="50B0C4F7">
                <wp:simplePos x="0" y="0"/>
                <wp:positionH relativeFrom="column">
                  <wp:posOffset>1393902</wp:posOffset>
                </wp:positionH>
                <wp:positionV relativeFrom="paragraph">
                  <wp:posOffset>69556</wp:posOffset>
                </wp:positionV>
                <wp:extent cx="570865" cy="457200"/>
                <wp:effectExtent l="0" t="0" r="0" b="0"/>
                <wp:wrapThrough wrapText="bothSides">
                  <wp:wrapPolygon edited="0">
                    <wp:start x="3844" y="0"/>
                    <wp:lineTo x="0" y="4800"/>
                    <wp:lineTo x="0" y="15600"/>
                    <wp:lineTo x="3844" y="20400"/>
                    <wp:lineTo x="16338" y="20400"/>
                    <wp:lineTo x="20182" y="15600"/>
                    <wp:lineTo x="20182" y="4800"/>
                    <wp:lineTo x="16338" y="0"/>
                    <wp:lineTo x="3844" y="0"/>
                  </wp:wrapPolygon>
                </wp:wrapThrough>
                <wp:docPr id="14" name="Oval 14"/>
                <wp:cNvGraphicFramePr/>
                <a:graphic xmlns:a="http://schemas.openxmlformats.org/drawingml/2006/main">
                  <a:graphicData uri="http://schemas.microsoft.com/office/word/2010/wordprocessingShape">
                    <wps:wsp>
                      <wps:cNvSpPr/>
                      <wps:spPr>
                        <a:xfrm>
                          <a:off x="0" y="0"/>
                          <a:ext cx="570865" cy="457200"/>
                        </a:xfrm>
                        <a:prstGeom prst="ellipse">
                          <a:avLst/>
                        </a:prstGeom>
                        <a:solidFill>
                          <a:srgbClr val="FFFF00">
                            <a:alpha val="23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301F77F7" id="Oval 14" o:spid="_x0000_s1026" style="position:absolute;margin-left:109.75pt;margin-top:5.5pt;width:44.95pt;height:36pt;z-index:251646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" fillcolor="yellow" stroked="f" strokeweight="1pt">
                <v:fill opacity="15163f"/>
                <v:stroke joinstyle="miter"/>
                <w10:wrap type="through"/>
              </v:oval>
            </w:pict>
          </mc:Fallback>
        </mc:AlternateContent>
      </w:r>
    </w:p>
    <w:p w14:paraId="70A91D70" w14:textId="5DA870C4" w:rsidR="00265E53" w:rsidRDefault="00632DFC" w:rsidP="00265E53">
      <w:pPr>
        <w:bidi/>
        <w:ind w:left="360"/>
        <w:rPr>
          <w:lang w:bidi="he-IL"/>
        </w:rPr>
      </w:pPr>
      <w:r>
        <w:rPr>
          <w:noProof/>
          <w:lang w:bidi="he-IL"/>
        </w:rPr>
        <mc:AlternateContent>
          <mc:Choice Requires="wps">
            <w:drawing>
              <wp:anchor distT="0" distB="0" distL="114300" distR="114300" simplePos="0" relativeHeight="251650560" behindDoc="0" locked="0" layoutInCell="1" allowOverlap="1" wp14:anchorId="7D8E1B78" wp14:editId="7D1B4C1F">
                <wp:simplePos x="0" y="0"/>
                <wp:positionH relativeFrom="column">
                  <wp:posOffset>1870075</wp:posOffset>
                </wp:positionH>
                <wp:positionV relativeFrom="paragraph">
                  <wp:posOffset>58420</wp:posOffset>
                </wp:positionV>
                <wp:extent cx="695325" cy="345440"/>
                <wp:effectExtent l="0" t="0" r="0" b="0"/>
                <wp:wrapThrough wrapText="bothSides">
                  <wp:wrapPolygon edited="0">
                    <wp:start x="1184" y="0"/>
                    <wp:lineTo x="1184" y="20250"/>
                    <wp:lineTo x="19529" y="20250"/>
                    <wp:lineTo x="19529" y="0"/>
                    <wp:lineTo x="1184" y="0"/>
                  </wp:wrapPolygon>
                </wp:wrapThrough>
                <wp:docPr id="22" name="Text Box 22"/>
                <wp:cNvGraphicFramePr/>
                <a:graphic xmlns:a="http://schemas.openxmlformats.org/drawingml/2006/main">
                  <a:graphicData uri="http://schemas.microsoft.com/office/word/2010/wordprocessingShape">
                    <wps:wsp>
                      <wps:cNvSpPr txBox="1"/>
                      <wps:spPr>
                        <a:xfrm>
                          <a:off x="0" y="0"/>
                          <a:ext cx="695325" cy="345440"/>
                        </a:xfrm>
                        <a:prstGeom prst="rect">
                          <a:avLst/>
                        </a:prstGeom>
                        <a:noFill/>
                        <a:ln>
                          <a:noFill/>
                        </a:ln>
                        <a:effectLst/>
                      </wps:spPr>
                      <wps:txbx>
                        <w:txbxContent>
                          <w:p w14:paraId="6BD6B17D" w14:textId="77777777" w:rsidR="00EE7A82" w:rsidRPr="00265E53" w:rsidRDefault="00EE7A82" w:rsidP="00265E53">
                            <w:pPr>
                              <w:bidi/>
                              <w:ind w:left="360"/>
                              <w:jc w:val="center"/>
                              <w:rPr>
                                <w:color w:val="F7CAAC" w:themeColor="accent2" w:themeTint="66"/>
                                <w:sz w:val="28"/>
                                <w:szCs w:val="28"/>
                                <w14:textOutline w14:w="22225" w14:cap="flat" w14:cmpd="sng" w14:algn="ctr">
                                  <w14:solidFill>
                                    <w14:schemeClr w14:val="accent2"/>
                                  </w14:solidFill>
                                  <w14:prstDash w14:val="solid"/>
                                  <w14:round/>
                                </w14:textOutline>
                              </w:rPr>
                            </w:pPr>
                            <w:r w:rsidRPr="00265E53">
                              <w:rPr>
                                <w:color w:val="F7CAAC" w:themeColor="accent2" w:themeTint="66"/>
                                <w:sz w:val="28"/>
                                <w:szCs w:val="28"/>
                                <w14:textOutline w14:w="22225" w14:cap="flat" w14:cmpd="sng" w14:algn="ctr">
                                  <w14:solidFill>
                                    <w14:schemeClr w14:val="accent2"/>
                                  </w14:solidFill>
                                  <w14:prstDash w14:val="solid"/>
                                  <w14:round/>
                                </w14:textOutline>
                              </w:rPr>
                              <w:t>DP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mo="http://schemas.microsoft.com/office/mac/office/2008/main" xmlns:mv="urn:schemas-microsoft-com:mac:v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D8E1B78" id="Text Box 22" o:spid="_x0000_s1029" type="#_x0000_t202" style="position:absolute;left:0;text-align:left;margin-left:147.25pt;margin-top:4.6pt;width:54.75pt;height:27.2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" filled="f" stroked="f">
                <v:textbox>
                  <w:txbxContent>
                    <w:p w14:paraId="6BD6B17D" w14:textId="77777777" w:rsidR="00EE7A82" w:rsidRPr="00265E53" w:rsidRDefault="00EE7A82" w:rsidP="00265E53">
                      <w:pPr>
                        <w:bidi/>
                        <w:ind w:left="360"/>
                        <w:jc w:val="center"/>
                        <w:rPr>
                          <w:color w:val="F7CAAC" w:themeColor="accent2" w:themeTint="66"/>
                          <w:sz w:val="28"/>
                          <w:szCs w:val="28"/>
                          <w14:textOutline w14:w="22225" w14:cap="flat" w14:cmpd="sng" w14:algn="ctr">
                            <w14:solidFill>
                              <w14:schemeClr w14:val="accent2"/>
                            </w14:solidFill>
                            <w14:prstDash w14:val="solid"/>
                            <w14:round/>
                          </w14:textOutline>
                        </w:rPr>
                      </w:pPr>
                      <w:r w:rsidRPr="00265E53">
                        <w:rPr>
                          <w:color w:val="F7CAAC" w:themeColor="accent2" w:themeTint="66"/>
                          <w:sz w:val="28"/>
                          <w:szCs w:val="28"/>
                          <w14:textOutline w14:w="22225" w14:cap="flat" w14:cmpd="sng" w14:algn="ctr">
                            <w14:solidFill>
                              <w14:schemeClr w14:val="accent2"/>
                            </w14:solidFill>
                            <w14:prstDash w14:val="solid"/>
                            <w14:round/>
                          </w14:textOutline>
                        </w:rPr>
                        <w:t>DP</w:t>
                      </w:r>
                    </w:p>
                  </w:txbxContent>
                </v:textbox>
                <w10:wrap type="through"/>
              </v:shape>
            </w:pict>
          </mc:Fallback>
        </mc:AlternateContent>
      </w:r>
    </w:p>
    <w:p w14:paraId="22DB52F1" w14:textId="77777777" w:rsidR="00265E53" w:rsidRDefault="00632DFC" w:rsidP="00265E53">
      <w:pPr>
        <w:bidi/>
        <w:ind w:left="360"/>
        <w:rPr>
          <w:lang w:bidi="he-IL"/>
        </w:rPr>
      </w:pPr>
      <w:r>
        <w:rPr>
          <w:noProof/>
          <w:lang w:bidi="he-IL"/>
        </w:rPr>
        <mc:AlternateContent>
          <mc:Choice Requires="wps">
            <w:drawing>
              <wp:anchor distT="0" distB="0" distL="114300" distR="114300" simplePos="0" relativeHeight="251641344" behindDoc="0" locked="0" layoutInCell="1" allowOverlap="1" wp14:anchorId="2EB88DE5" wp14:editId="2C36C0CD">
                <wp:simplePos x="0" y="0"/>
                <wp:positionH relativeFrom="column">
                  <wp:posOffset>1876425</wp:posOffset>
                </wp:positionH>
                <wp:positionV relativeFrom="paragraph">
                  <wp:posOffset>94615</wp:posOffset>
                </wp:positionV>
                <wp:extent cx="654050" cy="278130"/>
                <wp:effectExtent l="19050" t="19050" r="31750" b="26670"/>
                <wp:wrapThrough wrapText="bothSides">
                  <wp:wrapPolygon edited="0">
                    <wp:start x="-629" y="-1479"/>
                    <wp:lineTo x="-629" y="1479"/>
                    <wp:lineTo x="18874" y="22192"/>
                    <wp:lineTo x="18874" y="22192"/>
                    <wp:lineTo x="22019" y="22192"/>
                    <wp:lineTo x="22019" y="17753"/>
                    <wp:lineTo x="5662" y="-1479"/>
                    <wp:lineTo x="1887" y="-1479"/>
                    <wp:lineTo x="-629" y="-1479"/>
                  </wp:wrapPolygon>
                </wp:wrapThrough>
                <wp:docPr id="4" name="Straight Connector 4"/>
                <wp:cNvGraphicFramePr/>
                <a:graphic xmlns:a="http://schemas.openxmlformats.org/drawingml/2006/main">
                  <a:graphicData uri="http://schemas.microsoft.com/office/word/2010/wordprocessingShape">
                    <wps:wsp>
                      <wps:cNvCnPr/>
                      <wps:spPr>
                        <a:xfrm>
                          <a:off x="0" y="0"/>
                          <a:ext cx="654050" cy="278130"/>
                        </a:xfrm>
                        <a:prstGeom prst="line">
                          <a:avLst/>
                        </a:prstGeom>
                        <a:ln w="317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A9E26C5" id="Straight Connector 4" o:spid="_x0000_s1026" style="position:absolute;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75pt,7.45pt" to="199.25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" strokecolor="red" strokeweight="2.5pt">
                <v:stroke joinstyle="miter"/>
                <w10:wrap type="through"/>
              </v:line>
            </w:pict>
          </mc:Fallback>
        </mc:AlternateContent>
      </w:r>
    </w:p>
    <w:p w14:paraId="5309A7C3" w14:textId="5E944FE0" w:rsidR="00265E53" w:rsidRDefault="006D0797" w:rsidP="00265E53">
      <w:pPr>
        <w:bidi/>
        <w:ind w:left="360"/>
        <w:rPr>
          <w:lang w:bidi="he-IL"/>
        </w:rPr>
      </w:pPr>
      <w:r>
        <w:rPr>
          <w:noProof/>
          <w:lang w:bidi="he-IL"/>
        </w:rPr>
        <mc:AlternateContent>
          <mc:Choice Requires="wps">
            <w:drawing>
              <wp:anchor distT="0" distB="0" distL="114300" distR="114300" simplePos="0" relativeHeight="251647488" behindDoc="0" locked="0" layoutInCell="1" allowOverlap="1" wp14:anchorId="0F201B49" wp14:editId="3B7D86EE">
                <wp:simplePos x="0" y="0"/>
                <wp:positionH relativeFrom="column">
                  <wp:posOffset>3676650</wp:posOffset>
                </wp:positionH>
                <wp:positionV relativeFrom="paragraph">
                  <wp:posOffset>174625</wp:posOffset>
                </wp:positionV>
                <wp:extent cx="371475" cy="696595"/>
                <wp:effectExtent l="19050" t="19050" r="28575" b="27305"/>
                <wp:wrapThrough wrapText="bothSides">
                  <wp:wrapPolygon edited="0">
                    <wp:start x="17723" y="-591"/>
                    <wp:lineTo x="14400" y="1772"/>
                    <wp:lineTo x="8862" y="8270"/>
                    <wp:lineTo x="-1108" y="17721"/>
                    <wp:lineTo x="-1108" y="21856"/>
                    <wp:lineTo x="2215" y="21856"/>
                    <wp:lineTo x="3323" y="21856"/>
                    <wp:lineTo x="7754" y="18312"/>
                    <wp:lineTo x="15508" y="8861"/>
                    <wp:lineTo x="22154" y="0"/>
                    <wp:lineTo x="22154" y="-591"/>
                    <wp:lineTo x="17723" y="-591"/>
                  </wp:wrapPolygon>
                </wp:wrapThrough>
                <wp:docPr id="9" name="Straight Connector 9"/>
                <wp:cNvGraphicFramePr/>
                <a:graphic xmlns:a="http://schemas.openxmlformats.org/drawingml/2006/main">
                  <a:graphicData uri="http://schemas.microsoft.com/office/word/2010/wordprocessingShape">
                    <wps:wsp>
                      <wps:cNvCnPr/>
                      <wps:spPr>
                        <a:xfrm flipV="1">
                          <a:off x="0" y="0"/>
                          <a:ext cx="371475" cy="696595"/>
                        </a:xfrm>
                        <a:prstGeom prst="line">
                          <a:avLst/>
                        </a:prstGeom>
                        <a:ln w="317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AB4E575" id="Straight Connector 9" o:spid="_x0000_s1026" style="position:absolute;flip:y;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9.5pt,13.75pt" to="318.75pt,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" strokecolor="red" strokeweight="2.5pt">
                <v:stroke joinstyle="miter"/>
                <w10:wrap type="through"/>
              </v:line>
            </w:pict>
          </mc:Fallback>
        </mc:AlternateContent>
      </w:r>
      <w:r w:rsidR="00632DFC">
        <w:rPr>
          <w:noProof/>
          <w:lang w:bidi="he-IL"/>
        </w:rPr>
        <mc:AlternateContent>
          <mc:Choice Requires="wps">
            <w:drawing>
              <wp:anchor distT="0" distB="0" distL="114300" distR="114300" simplePos="0" relativeHeight="251652608" behindDoc="0" locked="0" layoutInCell="1" allowOverlap="1" wp14:anchorId="1AF496B7" wp14:editId="3C3FF816">
                <wp:simplePos x="0" y="0"/>
                <wp:positionH relativeFrom="column">
                  <wp:posOffset>-323850</wp:posOffset>
                </wp:positionH>
                <wp:positionV relativeFrom="paragraph">
                  <wp:posOffset>174625</wp:posOffset>
                </wp:positionV>
                <wp:extent cx="60960" cy="688340"/>
                <wp:effectExtent l="19050" t="19050" r="34290" b="16510"/>
                <wp:wrapThrough wrapText="bothSides">
                  <wp:wrapPolygon edited="0">
                    <wp:start x="0" y="-598"/>
                    <wp:lineTo x="-6750" y="9565"/>
                    <wp:lineTo x="-6750" y="21520"/>
                    <wp:lineTo x="20250" y="21520"/>
                    <wp:lineTo x="27000" y="9565"/>
                    <wp:lineTo x="27000" y="-598"/>
                    <wp:lineTo x="0" y="-598"/>
                  </wp:wrapPolygon>
                </wp:wrapThrough>
                <wp:docPr id="25" name="Straight Connector 25"/>
                <wp:cNvGraphicFramePr/>
                <a:graphic xmlns:a="http://schemas.openxmlformats.org/drawingml/2006/main">
                  <a:graphicData uri="http://schemas.microsoft.com/office/word/2010/wordprocessingShape">
                    <wps:wsp>
                      <wps:cNvCnPr/>
                      <wps:spPr>
                        <a:xfrm flipV="1">
                          <a:off x="0" y="0"/>
                          <a:ext cx="60960" cy="688340"/>
                        </a:xfrm>
                        <a:prstGeom prst="line">
                          <a:avLst/>
                        </a:prstGeom>
                        <a:ln w="317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ADBCD1B" id="Straight Connector 25" o:spid="_x0000_s1026" style="position:absolute;flip:y;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pt,13.75pt" to="-20.7pt,6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" strokecolor="red" strokeweight="2.5pt">
                <v:stroke joinstyle="miter"/>
                <w10:wrap type="through"/>
              </v:line>
            </w:pict>
          </mc:Fallback>
        </mc:AlternateContent>
      </w:r>
    </w:p>
    <w:p w14:paraId="3475D73B" w14:textId="6C3F0223" w:rsidR="00265E53" w:rsidRDefault="006D0797" w:rsidP="00265E53">
      <w:pPr>
        <w:bidi/>
        <w:ind w:left="360"/>
        <w:rPr>
          <w:lang w:bidi="he-IL"/>
        </w:rPr>
      </w:pPr>
      <w:r>
        <w:rPr>
          <w:noProof/>
          <w:lang w:bidi="he-IL"/>
        </w:rPr>
        <mc:AlternateContent>
          <mc:Choice Requires="wps">
            <w:drawing>
              <wp:anchor distT="0" distB="0" distL="114300" distR="114300" simplePos="0" relativeHeight="251643392" behindDoc="0" locked="0" layoutInCell="1" allowOverlap="1" wp14:anchorId="31E27BE2" wp14:editId="06B26A36">
                <wp:simplePos x="0" y="0"/>
                <wp:positionH relativeFrom="column">
                  <wp:posOffset>1876425</wp:posOffset>
                </wp:positionH>
                <wp:positionV relativeFrom="paragraph">
                  <wp:posOffset>8255</wp:posOffset>
                </wp:positionV>
                <wp:extent cx="541655" cy="911860"/>
                <wp:effectExtent l="19050" t="19050" r="29845" b="21590"/>
                <wp:wrapThrough wrapText="bothSides">
                  <wp:wrapPolygon edited="0">
                    <wp:start x="18992" y="-451"/>
                    <wp:lineTo x="4558" y="13538"/>
                    <wp:lineTo x="-760" y="13989"/>
                    <wp:lineTo x="-760" y="21660"/>
                    <wp:lineTo x="2279" y="21660"/>
                    <wp:lineTo x="10635" y="13989"/>
                    <wp:lineTo x="16713" y="6769"/>
                    <wp:lineTo x="22030" y="0"/>
                    <wp:lineTo x="22030" y="-451"/>
                    <wp:lineTo x="18992" y="-451"/>
                  </wp:wrapPolygon>
                </wp:wrapThrough>
                <wp:docPr id="6" name="Straight Connector 6"/>
                <wp:cNvGraphicFramePr/>
                <a:graphic xmlns:a="http://schemas.openxmlformats.org/drawingml/2006/main">
                  <a:graphicData uri="http://schemas.microsoft.com/office/word/2010/wordprocessingShape">
                    <wps:wsp>
                      <wps:cNvCnPr/>
                      <wps:spPr>
                        <a:xfrm flipH="1">
                          <a:off x="0" y="0"/>
                          <a:ext cx="541655" cy="911860"/>
                        </a:xfrm>
                        <a:prstGeom prst="line">
                          <a:avLst/>
                        </a:prstGeom>
                        <a:ln w="317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B156A0E" id="Straight Connector 6" o:spid="_x0000_s1026" style="position:absolute;flip:x;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75pt,.65pt" to="190.4pt,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" strokecolor="red" strokeweight="2.5pt">
                <v:stroke joinstyle="miter"/>
                <w10:wrap type="through"/>
              </v:line>
            </w:pict>
          </mc:Fallback>
        </mc:AlternateContent>
      </w:r>
      <w:r w:rsidR="00632DFC">
        <w:rPr>
          <w:noProof/>
          <w:lang w:bidi="he-IL"/>
        </w:rPr>
        <mc:AlternateContent>
          <mc:Choice Requires="wps">
            <w:drawing>
              <wp:anchor distT="0" distB="0" distL="114300" distR="114300" simplePos="0" relativeHeight="251642368" behindDoc="0" locked="0" layoutInCell="1" allowOverlap="1" wp14:anchorId="613BC076" wp14:editId="2F7C51B2">
                <wp:simplePos x="0" y="0"/>
                <wp:positionH relativeFrom="column">
                  <wp:posOffset>2877014</wp:posOffset>
                </wp:positionH>
                <wp:positionV relativeFrom="paragraph">
                  <wp:posOffset>5560</wp:posOffset>
                </wp:positionV>
                <wp:extent cx="572755" cy="688340"/>
                <wp:effectExtent l="0" t="0" r="37465" b="48260"/>
                <wp:wrapThrough wrapText="bothSides">
                  <wp:wrapPolygon edited="0">
                    <wp:start x="0" y="0"/>
                    <wp:lineTo x="0" y="1594"/>
                    <wp:lineTo x="9589" y="12753"/>
                    <wp:lineTo x="19179" y="22317"/>
                    <wp:lineTo x="22055" y="22317"/>
                    <wp:lineTo x="22055" y="19926"/>
                    <wp:lineTo x="2877" y="0"/>
                    <wp:lineTo x="0" y="0"/>
                  </wp:wrapPolygon>
                </wp:wrapThrough>
                <wp:docPr id="5" name="Straight Connector 5"/>
                <wp:cNvGraphicFramePr/>
                <a:graphic xmlns:a="http://schemas.openxmlformats.org/drawingml/2006/main">
                  <a:graphicData uri="http://schemas.microsoft.com/office/word/2010/wordprocessingShape">
                    <wps:wsp>
                      <wps:cNvCnPr/>
                      <wps:spPr>
                        <a:xfrm>
                          <a:off x="0" y="0"/>
                          <a:ext cx="572755" cy="688340"/>
                        </a:xfrm>
                        <a:prstGeom prst="line">
                          <a:avLst/>
                        </a:prstGeom>
                        <a:ln w="317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DD483EF" id="Straight Connector 5" o:spid="_x0000_s1026" style="position:absolute;z-index:251642368;visibility:visible;mso-wrap-style:square;mso-wrap-distance-left:9pt;mso-wrap-distance-top:0;mso-wrap-distance-right:9pt;mso-wrap-distance-bottom:0;mso-position-horizontal:absolute;mso-position-horizontal-relative:text;mso-position-vertical:absolute;mso-position-vertical-relative:text" from="226.55pt,.45pt" to="271.65pt,5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" strokecolor="red" strokeweight="2.5pt">
                <v:stroke joinstyle="miter"/>
                <w10:wrap type="through"/>
              </v:line>
            </w:pict>
          </mc:Fallback>
        </mc:AlternateContent>
      </w:r>
    </w:p>
    <w:p w14:paraId="27CEC1C9" w14:textId="77777777" w:rsidR="00265E53" w:rsidRDefault="00632DFC" w:rsidP="00265E53">
      <w:pPr>
        <w:bidi/>
        <w:ind w:left="360"/>
        <w:rPr>
          <w:lang w:bidi="he-IL"/>
        </w:rPr>
      </w:pPr>
      <w:r>
        <w:rPr>
          <w:noProof/>
          <w:lang w:bidi="he-IL"/>
        </w:rPr>
        <mc:AlternateContent>
          <mc:Choice Requires="wps">
            <w:drawing>
              <wp:anchor distT="0" distB="0" distL="114300" distR="114300" simplePos="0" relativeHeight="251653632" behindDoc="0" locked="0" layoutInCell="1" allowOverlap="1" wp14:anchorId="158B29B8" wp14:editId="3AF8E2F6">
                <wp:simplePos x="0" y="0"/>
                <wp:positionH relativeFrom="column">
                  <wp:posOffset>-386715</wp:posOffset>
                </wp:positionH>
                <wp:positionV relativeFrom="paragraph">
                  <wp:posOffset>222250</wp:posOffset>
                </wp:positionV>
                <wp:extent cx="695325" cy="345440"/>
                <wp:effectExtent l="0" t="0" r="0" b="0"/>
                <wp:wrapThrough wrapText="bothSides">
                  <wp:wrapPolygon edited="0">
                    <wp:start x="1184" y="0"/>
                    <wp:lineTo x="1184" y="20250"/>
                    <wp:lineTo x="19529" y="20250"/>
                    <wp:lineTo x="19529" y="0"/>
                    <wp:lineTo x="1184" y="0"/>
                  </wp:wrapPolygon>
                </wp:wrapThrough>
                <wp:docPr id="26" name="Text Box 26"/>
                <wp:cNvGraphicFramePr/>
                <a:graphic xmlns:a="http://schemas.openxmlformats.org/drawingml/2006/main">
                  <a:graphicData uri="http://schemas.microsoft.com/office/word/2010/wordprocessingShape">
                    <wps:wsp>
                      <wps:cNvSpPr txBox="1"/>
                      <wps:spPr>
                        <a:xfrm>
                          <a:off x="0" y="0"/>
                          <a:ext cx="695325" cy="345440"/>
                        </a:xfrm>
                        <a:prstGeom prst="rect">
                          <a:avLst/>
                        </a:prstGeom>
                        <a:noFill/>
                        <a:ln>
                          <a:noFill/>
                        </a:ln>
                        <a:effectLst/>
                      </wps:spPr>
                      <wps:txbx>
                        <w:txbxContent>
                          <w:p w14:paraId="552A57A2" w14:textId="77777777" w:rsidR="00EE7A82" w:rsidRPr="00265E53" w:rsidRDefault="00EE7A82" w:rsidP="00250F01">
                            <w:pPr>
                              <w:bidi/>
                              <w:ind w:left="360"/>
                              <w:jc w:val="center"/>
                              <w:rPr>
                                <w:color w:val="F7CAAC" w:themeColor="accent2" w:themeTint="66"/>
                                <w:sz w:val="28"/>
                                <w:szCs w:val="28"/>
                                <w14:textOutline w14:w="22225" w14:cap="flat" w14:cmpd="sng" w14:algn="ctr">
                                  <w14:solidFill>
                                    <w14:schemeClr w14:val="accent2"/>
                                  </w14:solidFill>
                                  <w14:prstDash w14:val="solid"/>
                                  <w14:round/>
                                </w14:textOutline>
                              </w:rPr>
                            </w:pPr>
                            <w:r w:rsidRPr="00265E53">
                              <w:rPr>
                                <w:color w:val="F7CAAC" w:themeColor="accent2" w:themeTint="66"/>
                                <w:sz w:val="28"/>
                                <w:szCs w:val="28"/>
                                <w14:textOutline w14:w="22225" w14:cap="flat" w14:cmpd="sng" w14:algn="ctr">
                                  <w14:solidFill>
                                    <w14:schemeClr w14:val="accent2"/>
                                  </w14:solidFill>
                                  <w14:prstDash w14:val="solid"/>
                                  <w14:round/>
                                </w14:textOutline>
                              </w:rPr>
                              <w:t>DP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mo="http://schemas.microsoft.com/office/mac/office/2008/main" xmlns:mv="urn:schemas-microsoft-com:mac:v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58B29B8" id="Text Box 26" o:spid="_x0000_s1030" type="#_x0000_t202" style="position:absolute;left:0;text-align:left;margin-left:-30.45pt;margin-top:17.5pt;width:54.75pt;height:27.2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" filled="f" stroked="f">
                <v:textbox>
                  <w:txbxContent>
                    <w:p w14:paraId="552A57A2" w14:textId="77777777" w:rsidR="00EE7A82" w:rsidRPr="00265E53" w:rsidRDefault="00EE7A82" w:rsidP="00250F01">
                      <w:pPr>
                        <w:bidi/>
                        <w:ind w:left="360"/>
                        <w:jc w:val="center"/>
                        <w:rPr>
                          <w:color w:val="F7CAAC" w:themeColor="accent2" w:themeTint="66"/>
                          <w:sz w:val="28"/>
                          <w:szCs w:val="28"/>
                          <w14:textOutline w14:w="22225" w14:cap="flat" w14:cmpd="sng" w14:algn="ctr">
                            <w14:solidFill>
                              <w14:schemeClr w14:val="accent2"/>
                            </w14:solidFill>
                            <w14:prstDash w14:val="solid"/>
                            <w14:round/>
                          </w14:textOutline>
                        </w:rPr>
                      </w:pPr>
                      <w:r w:rsidRPr="00265E53">
                        <w:rPr>
                          <w:color w:val="F7CAAC" w:themeColor="accent2" w:themeTint="66"/>
                          <w:sz w:val="28"/>
                          <w:szCs w:val="28"/>
                          <w14:textOutline w14:w="22225" w14:cap="flat" w14:cmpd="sng" w14:algn="ctr">
                            <w14:solidFill>
                              <w14:schemeClr w14:val="accent2"/>
                            </w14:solidFill>
                            <w14:prstDash w14:val="solid"/>
                            <w14:round/>
                          </w14:textOutline>
                        </w:rPr>
                        <w:t>DP</w:t>
                      </w:r>
                    </w:p>
                  </w:txbxContent>
                </v:textbox>
                <w10:wrap type="through"/>
              </v:shape>
            </w:pict>
          </mc:Fallback>
        </mc:AlternateContent>
      </w:r>
    </w:p>
    <w:p w14:paraId="41ECFD35" w14:textId="1D9733F5" w:rsidR="00265E53" w:rsidRDefault="006D0797" w:rsidP="00265E53">
      <w:pPr>
        <w:bidi/>
        <w:ind w:left="360"/>
        <w:rPr>
          <w:lang w:bidi="he-IL"/>
        </w:rPr>
      </w:pPr>
      <w:r>
        <w:rPr>
          <w:noProof/>
          <w:lang w:bidi="he-IL"/>
        </w:rPr>
        <mc:AlternateContent>
          <mc:Choice Requires="wps">
            <w:drawing>
              <wp:anchor distT="0" distB="0" distL="114300" distR="114300" simplePos="0" relativeHeight="251654656" behindDoc="0" locked="0" layoutInCell="1" allowOverlap="1" wp14:anchorId="411A47C1" wp14:editId="3BD3CDF7">
                <wp:simplePos x="0" y="0"/>
                <wp:positionH relativeFrom="column">
                  <wp:posOffset>3048000</wp:posOffset>
                </wp:positionH>
                <wp:positionV relativeFrom="paragraph">
                  <wp:posOffset>135255</wp:posOffset>
                </wp:positionV>
                <wp:extent cx="673100" cy="345440"/>
                <wp:effectExtent l="0" t="0" r="0" b="0"/>
                <wp:wrapThrough wrapText="bothSides">
                  <wp:wrapPolygon edited="0">
                    <wp:start x="1223" y="0"/>
                    <wp:lineTo x="1223" y="20250"/>
                    <wp:lineTo x="19562" y="20250"/>
                    <wp:lineTo x="19562" y="0"/>
                    <wp:lineTo x="1223" y="0"/>
                  </wp:wrapPolygon>
                </wp:wrapThrough>
                <wp:docPr id="18" name="Text Box 18"/>
                <wp:cNvGraphicFramePr/>
                <a:graphic xmlns:a="http://schemas.openxmlformats.org/drawingml/2006/main">
                  <a:graphicData uri="http://schemas.microsoft.com/office/word/2010/wordprocessingShape">
                    <wps:wsp>
                      <wps:cNvSpPr txBox="1"/>
                      <wps:spPr>
                        <a:xfrm>
                          <a:off x="0" y="0"/>
                          <a:ext cx="673100" cy="345440"/>
                        </a:xfrm>
                        <a:prstGeom prst="rect">
                          <a:avLst/>
                        </a:prstGeom>
                        <a:noFill/>
                        <a:ln>
                          <a:noFill/>
                        </a:ln>
                        <a:effectLst/>
                      </wps:spPr>
                      <wps:txbx>
                        <w:txbxContent>
                          <w:p w14:paraId="2E80237C" w14:textId="3382FE83" w:rsidR="00EE7A82" w:rsidRPr="00265E53" w:rsidRDefault="00EE7A82" w:rsidP="00265E53">
                            <w:pPr>
                              <w:bidi/>
                              <w:ind w:left="360"/>
                              <w:jc w:val="cente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5E53">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w:t>
                            </w:r>
                            <w: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r w:rsidRPr="00265E53">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mo="http://schemas.microsoft.com/office/mac/office/2008/main" xmlns:mv="urn:schemas-microsoft-com:mac:v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11A47C1" id="Text Box 18" o:spid="_x0000_s1031" type="#_x0000_t202" style="position:absolute;left:0;text-align:left;margin-left:240pt;margin-top:10.65pt;width:53pt;height:27.2pt;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" filled="f" stroked="f">
                <v:textbox>
                  <w:txbxContent>
                    <w:p w14:paraId="2E80237C" w14:textId="3382FE83" w:rsidR="00EE7A82" w:rsidRPr="00265E53" w:rsidRDefault="00EE7A82" w:rsidP="00265E53">
                      <w:pPr>
                        <w:bidi/>
                        <w:ind w:left="360"/>
                        <w:jc w:val="cente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5E53">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w:t>
                      </w:r>
                      <w: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r w:rsidRPr="00265E53">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p>
                  </w:txbxContent>
                </v:textbox>
                <w10:wrap type="through"/>
              </v:shape>
            </w:pict>
          </mc:Fallback>
        </mc:AlternateContent>
      </w:r>
      <w:r>
        <w:rPr>
          <w:noProof/>
          <w:lang w:bidi="he-IL"/>
        </w:rPr>
        <mc:AlternateContent>
          <mc:Choice Requires="wps">
            <w:drawing>
              <wp:anchor distT="0" distB="0" distL="114300" distR="114300" simplePos="0" relativeHeight="251656704" behindDoc="0" locked="0" layoutInCell="1" allowOverlap="1" wp14:anchorId="01C68494" wp14:editId="4CB0F1DB">
                <wp:simplePos x="0" y="0"/>
                <wp:positionH relativeFrom="column">
                  <wp:posOffset>3615690</wp:posOffset>
                </wp:positionH>
                <wp:positionV relativeFrom="paragraph">
                  <wp:posOffset>163830</wp:posOffset>
                </wp:positionV>
                <wp:extent cx="695325" cy="345440"/>
                <wp:effectExtent l="0" t="0" r="0" b="0"/>
                <wp:wrapThrough wrapText="bothSides">
                  <wp:wrapPolygon edited="0">
                    <wp:start x="1184" y="0"/>
                    <wp:lineTo x="1184" y="20250"/>
                    <wp:lineTo x="19529" y="20250"/>
                    <wp:lineTo x="19529" y="0"/>
                    <wp:lineTo x="1184" y="0"/>
                  </wp:wrapPolygon>
                </wp:wrapThrough>
                <wp:docPr id="23" name="Text Box 23"/>
                <wp:cNvGraphicFramePr/>
                <a:graphic xmlns:a="http://schemas.openxmlformats.org/drawingml/2006/main">
                  <a:graphicData uri="http://schemas.microsoft.com/office/word/2010/wordprocessingShape">
                    <wps:wsp>
                      <wps:cNvSpPr txBox="1"/>
                      <wps:spPr>
                        <a:xfrm>
                          <a:off x="0" y="0"/>
                          <a:ext cx="695325" cy="345440"/>
                        </a:xfrm>
                        <a:prstGeom prst="rect">
                          <a:avLst/>
                        </a:prstGeom>
                        <a:noFill/>
                        <a:ln>
                          <a:noFill/>
                        </a:ln>
                        <a:effectLst/>
                      </wps:spPr>
                      <wps:txbx>
                        <w:txbxContent>
                          <w:p w14:paraId="668E8213" w14:textId="77777777" w:rsidR="00EE7A82" w:rsidRPr="00265E53" w:rsidRDefault="00EE7A82" w:rsidP="00265E53">
                            <w:pPr>
                              <w:bidi/>
                              <w:ind w:left="360"/>
                              <w:jc w:val="center"/>
                              <w:rPr>
                                <w:color w:val="F7CAAC" w:themeColor="accent2" w:themeTint="66"/>
                                <w:sz w:val="28"/>
                                <w:szCs w:val="28"/>
                                <w14:textOutline w14:w="22225" w14:cap="flat" w14:cmpd="sng" w14:algn="ctr">
                                  <w14:solidFill>
                                    <w14:schemeClr w14:val="accent2"/>
                                  </w14:solidFill>
                                  <w14:prstDash w14:val="solid"/>
                                  <w14:round/>
                                </w14:textOutline>
                              </w:rPr>
                            </w:pPr>
                            <w:r w:rsidRPr="00265E53">
                              <w:rPr>
                                <w:color w:val="F7CAAC" w:themeColor="accent2" w:themeTint="66"/>
                                <w:sz w:val="28"/>
                                <w:szCs w:val="28"/>
                                <w14:textOutline w14:w="22225" w14:cap="flat" w14:cmpd="sng" w14:algn="ctr">
                                  <w14:solidFill>
                                    <w14:schemeClr w14:val="accent2"/>
                                  </w14:solidFill>
                                  <w14:prstDash w14:val="solid"/>
                                  <w14:round/>
                                </w14:textOutline>
                              </w:rPr>
                              <w:t>DP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mo="http://schemas.microsoft.com/office/mac/office/2008/main" xmlns:mv="urn:schemas-microsoft-com:mac:v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1C68494" id="Text Box 23" o:spid="_x0000_s1032" type="#_x0000_t202" style="position:absolute;left:0;text-align:left;margin-left:284.7pt;margin-top:12.9pt;width:54.75pt;height:27.2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" filled="f" stroked="f">
                <v:textbox>
                  <w:txbxContent>
                    <w:p w14:paraId="668E8213" w14:textId="77777777" w:rsidR="00EE7A82" w:rsidRPr="00265E53" w:rsidRDefault="00EE7A82" w:rsidP="00265E53">
                      <w:pPr>
                        <w:bidi/>
                        <w:ind w:left="360"/>
                        <w:jc w:val="center"/>
                        <w:rPr>
                          <w:color w:val="F7CAAC" w:themeColor="accent2" w:themeTint="66"/>
                          <w:sz w:val="28"/>
                          <w:szCs w:val="28"/>
                          <w14:textOutline w14:w="22225" w14:cap="flat" w14:cmpd="sng" w14:algn="ctr">
                            <w14:solidFill>
                              <w14:schemeClr w14:val="accent2"/>
                            </w14:solidFill>
                            <w14:prstDash w14:val="solid"/>
                            <w14:round/>
                          </w14:textOutline>
                        </w:rPr>
                      </w:pPr>
                      <w:r w:rsidRPr="00265E53">
                        <w:rPr>
                          <w:color w:val="F7CAAC" w:themeColor="accent2" w:themeTint="66"/>
                          <w:sz w:val="28"/>
                          <w:szCs w:val="28"/>
                          <w14:textOutline w14:w="22225" w14:cap="flat" w14:cmpd="sng" w14:algn="ctr">
                            <w14:solidFill>
                              <w14:schemeClr w14:val="accent2"/>
                            </w14:solidFill>
                            <w14:prstDash w14:val="solid"/>
                            <w14:round/>
                          </w14:textOutline>
                        </w:rPr>
                        <w:t>DP</w:t>
                      </w:r>
                    </w:p>
                  </w:txbxContent>
                </v:textbox>
                <w10:wrap type="through"/>
              </v:shape>
            </w:pict>
          </mc:Fallback>
        </mc:AlternateContent>
      </w:r>
    </w:p>
    <w:p w14:paraId="3BBAB524" w14:textId="609B0BF2" w:rsidR="00265E53" w:rsidRDefault="006D0797" w:rsidP="00265E53">
      <w:pPr>
        <w:bidi/>
        <w:ind w:left="360"/>
        <w:rPr>
          <w:lang w:bidi="he-IL"/>
        </w:rPr>
      </w:pPr>
      <w:r>
        <w:rPr>
          <w:noProof/>
          <w:lang w:bidi="he-IL"/>
        </w:rPr>
        <mc:AlternateContent>
          <mc:Choice Requires="wps">
            <w:drawing>
              <wp:anchor distT="0" distB="0" distL="114300" distR="114300" simplePos="0" relativeHeight="251655680" behindDoc="0" locked="0" layoutInCell="1" allowOverlap="1" wp14:anchorId="7A561475" wp14:editId="70060F39">
                <wp:simplePos x="0" y="0"/>
                <wp:positionH relativeFrom="column">
                  <wp:posOffset>1876425</wp:posOffset>
                </wp:positionH>
                <wp:positionV relativeFrom="paragraph">
                  <wp:posOffset>160020</wp:posOffset>
                </wp:positionV>
                <wp:extent cx="692150" cy="345440"/>
                <wp:effectExtent l="0" t="0" r="0" b="0"/>
                <wp:wrapThrough wrapText="bothSides">
                  <wp:wrapPolygon edited="0">
                    <wp:start x="1189" y="0"/>
                    <wp:lineTo x="1189" y="20250"/>
                    <wp:lineTo x="19618" y="20250"/>
                    <wp:lineTo x="19618" y="0"/>
                    <wp:lineTo x="1189" y="0"/>
                  </wp:wrapPolygon>
                </wp:wrapThrough>
                <wp:docPr id="17" name="Text Box 17"/>
                <wp:cNvGraphicFramePr/>
                <a:graphic xmlns:a="http://schemas.openxmlformats.org/drawingml/2006/main">
                  <a:graphicData uri="http://schemas.microsoft.com/office/word/2010/wordprocessingShape">
                    <wps:wsp>
                      <wps:cNvSpPr txBox="1"/>
                      <wps:spPr>
                        <a:xfrm>
                          <a:off x="0" y="0"/>
                          <a:ext cx="692150" cy="345440"/>
                        </a:xfrm>
                        <a:prstGeom prst="rect">
                          <a:avLst/>
                        </a:prstGeom>
                        <a:noFill/>
                        <a:ln>
                          <a:noFill/>
                        </a:ln>
                        <a:effectLst/>
                      </wps:spPr>
                      <wps:txbx>
                        <w:txbxContent>
                          <w:p w14:paraId="323C6E20" w14:textId="5644AB7D" w:rsidR="00EE7A82" w:rsidRPr="00265E53" w:rsidRDefault="00EE7A82" w:rsidP="00265E53">
                            <w:pPr>
                              <w:bidi/>
                              <w:ind w:left="360"/>
                              <w:jc w:val="cente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5E53">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w:t>
                            </w:r>
                            <w: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r w:rsidRPr="00265E53">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mo="http://schemas.microsoft.com/office/mac/office/2008/main" xmlns:mv="urn:schemas-microsoft-com:mac:v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A561475" id="Text Box 17" o:spid="_x0000_s1033" type="#_x0000_t202" style="position:absolute;left:0;text-align:left;margin-left:147.75pt;margin-top:12.6pt;width:54.5pt;height:27.2pt;z-index:25165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" filled="f" stroked="f">
                <v:textbox>
                  <w:txbxContent>
                    <w:p w14:paraId="323C6E20" w14:textId="5644AB7D" w:rsidR="00EE7A82" w:rsidRPr="00265E53" w:rsidRDefault="00EE7A82" w:rsidP="00265E53">
                      <w:pPr>
                        <w:bidi/>
                        <w:ind w:left="360"/>
                        <w:jc w:val="cente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5E53">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w:t>
                      </w:r>
                      <w: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r w:rsidRPr="00265E53">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p>
                  </w:txbxContent>
                </v:textbox>
                <w10:wrap type="through"/>
              </v:shape>
            </w:pict>
          </mc:Fallback>
        </mc:AlternateContent>
      </w:r>
    </w:p>
    <w:p w14:paraId="04C40C95" w14:textId="5B4DB89D" w:rsidR="00265E53" w:rsidRDefault="00C63D1C" w:rsidP="00265E53">
      <w:pPr>
        <w:bidi/>
        <w:ind w:left="360"/>
        <w:rPr>
          <w:lang w:bidi="he-IL"/>
        </w:rPr>
      </w:pPr>
      <w:r>
        <w:rPr>
          <w:noProof/>
          <w:lang w:bidi="he-IL"/>
        </w:rPr>
        <mc:AlternateContent>
          <mc:Choice Requires="wps">
            <w:drawing>
              <wp:anchor distT="0" distB="0" distL="114300" distR="114300" simplePos="0" relativeHeight="251648512" behindDoc="0" locked="0" layoutInCell="1" allowOverlap="1" wp14:anchorId="0AF979AC" wp14:editId="373D92A4">
                <wp:simplePos x="0" y="0"/>
                <wp:positionH relativeFrom="column">
                  <wp:posOffset>-123825</wp:posOffset>
                </wp:positionH>
                <wp:positionV relativeFrom="paragraph">
                  <wp:posOffset>184785</wp:posOffset>
                </wp:positionV>
                <wp:extent cx="733425" cy="345440"/>
                <wp:effectExtent l="0" t="0" r="0" b="0"/>
                <wp:wrapThrough wrapText="bothSides">
                  <wp:wrapPolygon edited="0">
                    <wp:start x="1122" y="0"/>
                    <wp:lineTo x="1122" y="20250"/>
                    <wp:lineTo x="19636" y="20250"/>
                    <wp:lineTo x="19636" y="0"/>
                    <wp:lineTo x="1122" y="0"/>
                  </wp:wrapPolygon>
                </wp:wrapThrough>
                <wp:docPr id="13" name="Text Box 13"/>
                <wp:cNvGraphicFramePr/>
                <a:graphic xmlns:a="http://schemas.openxmlformats.org/drawingml/2006/main">
                  <a:graphicData uri="http://schemas.microsoft.com/office/word/2010/wordprocessingShape">
                    <wps:wsp>
                      <wps:cNvSpPr txBox="1"/>
                      <wps:spPr>
                        <a:xfrm>
                          <a:off x="0" y="0"/>
                          <a:ext cx="733425" cy="345440"/>
                        </a:xfrm>
                        <a:prstGeom prst="rect">
                          <a:avLst/>
                        </a:prstGeom>
                        <a:noFill/>
                        <a:ln>
                          <a:noFill/>
                        </a:ln>
                        <a:effectLst/>
                      </wps:spPr>
                      <wps:txbx>
                        <w:txbxContent>
                          <w:p w14:paraId="2B14B6B5" w14:textId="59124239" w:rsidR="00EE7A82" w:rsidRPr="00265E53" w:rsidRDefault="00EE7A82" w:rsidP="00265E53">
                            <w:pPr>
                              <w:bidi/>
                              <w:ind w:left="360"/>
                              <w:jc w:val="cente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5E53">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w:t>
                            </w:r>
                            <w: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r w:rsidRPr="00265E53">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mo="http://schemas.microsoft.com/office/mac/office/2008/main" xmlns:mv="urn:schemas-microsoft-com:mac:v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AF979AC" id="Text Box 13" o:spid="_x0000_s1034" type="#_x0000_t202" style="position:absolute;left:0;text-align:left;margin-left:-9.75pt;margin-top:14.55pt;width:57.75pt;height:27.2pt;z-index:251648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" filled="f" stroked="f">
                <v:textbox>
                  <w:txbxContent>
                    <w:p w14:paraId="2B14B6B5" w14:textId="59124239" w:rsidR="00EE7A82" w:rsidRPr="00265E53" w:rsidRDefault="00EE7A82" w:rsidP="00265E53">
                      <w:pPr>
                        <w:bidi/>
                        <w:ind w:left="360"/>
                        <w:jc w:val="cente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5E53">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w:t>
                      </w:r>
                      <w: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r w:rsidRPr="00265E53">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p>
                  </w:txbxContent>
                </v:textbox>
                <w10:wrap type="through"/>
              </v:shape>
            </w:pict>
          </mc:Fallback>
        </mc:AlternateContent>
      </w:r>
      <w:r>
        <w:rPr>
          <w:noProof/>
          <w:lang w:bidi="he-IL"/>
        </w:rPr>
        <mc:AlternateContent>
          <mc:Choice Requires="wps">
            <w:drawing>
              <wp:anchor distT="0" distB="0" distL="114300" distR="114300" simplePos="0" relativeHeight="251657728" behindDoc="0" locked="0" layoutInCell="1" allowOverlap="1" wp14:anchorId="4285BD3D" wp14:editId="334274F6">
                <wp:simplePos x="0" y="0"/>
                <wp:positionH relativeFrom="column">
                  <wp:posOffset>8890</wp:posOffset>
                </wp:positionH>
                <wp:positionV relativeFrom="paragraph">
                  <wp:posOffset>149860</wp:posOffset>
                </wp:positionV>
                <wp:extent cx="981075" cy="69215"/>
                <wp:effectExtent l="19050" t="19050" r="9525" b="26035"/>
                <wp:wrapThrough wrapText="bothSides">
                  <wp:wrapPolygon edited="0">
                    <wp:start x="16357" y="-5945"/>
                    <wp:lineTo x="-419" y="-5945"/>
                    <wp:lineTo x="-419" y="23780"/>
                    <wp:lineTo x="4614" y="23780"/>
                    <wp:lineTo x="10066" y="23780"/>
                    <wp:lineTo x="21390" y="5945"/>
                    <wp:lineTo x="21390" y="-5945"/>
                    <wp:lineTo x="16357" y="-5945"/>
                  </wp:wrapPolygon>
                </wp:wrapThrough>
                <wp:docPr id="8" name="Straight Connector 8"/>
                <wp:cNvGraphicFramePr/>
                <a:graphic xmlns:a="http://schemas.openxmlformats.org/drawingml/2006/main">
                  <a:graphicData uri="http://schemas.microsoft.com/office/word/2010/wordprocessingShape">
                    <wps:wsp>
                      <wps:cNvCnPr/>
                      <wps:spPr>
                        <a:xfrm flipH="1">
                          <a:off x="0" y="0"/>
                          <a:ext cx="981075" cy="69215"/>
                        </a:xfrm>
                        <a:prstGeom prst="line">
                          <a:avLst/>
                        </a:prstGeom>
                        <a:ln w="317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F11E598" id="Straight Connector 8" o:spid="_x0000_s1026" style="position:absolute;flip:x;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11.8pt" to="77.95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" strokecolor="red" strokeweight="2.5pt">
                <v:stroke joinstyle="miter"/>
                <w10:wrap type="through"/>
              </v:line>
            </w:pict>
          </mc:Fallback>
        </mc:AlternateContent>
      </w:r>
    </w:p>
    <w:p w14:paraId="7023762F" w14:textId="4FB03DBE" w:rsidR="00265E53" w:rsidRDefault="00C63D1C" w:rsidP="00265E53">
      <w:pPr>
        <w:bidi/>
        <w:ind w:left="360"/>
        <w:rPr>
          <w:lang w:bidi="he-IL"/>
        </w:rPr>
      </w:pPr>
      <w:r>
        <w:rPr>
          <w:noProof/>
          <w:lang w:bidi="he-IL"/>
        </w:rPr>
        <mc:AlternateContent>
          <mc:Choice Requires="wps">
            <w:drawing>
              <wp:anchor distT="0" distB="0" distL="114300" distR="114300" simplePos="0" relativeHeight="251673088" behindDoc="0" locked="0" layoutInCell="1" allowOverlap="1" wp14:anchorId="696BFD70" wp14:editId="3317A69B">
                <wp:simplePos x="0" y="0"/>
                <wp:positionH relativeFrom="column">
                  <wp:posOffset>2666365</wp:posOffset>
                </wp:positionH>
                <wp:positionV relativeFrom="paragraph">
                  <wp:posOffset>28575</wp:posOffset>
                </wp:positionV>
                <wp:extent cx="461010" cy="0"/>
                <wp:effectExtent l="0" t="19050" r="34290" b="19050"/>
                <wp:wrapThrough wrapText="bothSides">
                  <wp:wrapPolygon edited="0">
                    <wp:start x="0" y="-1"/>
                    <wp:lineTo x="0" y="-1"/>
                    <wp:lineTo x="22314" y="-1"/>
                    <wp:lineTo x="22314" y="-1"/>
                    <wp:lineTo x="0" y="-1"/>
                  </wp:wrapPolygon>
                </wp:wrapThrough>
                <wp:docPr id="53" name="Straight Connector 53"/>
                <wp:cNvGraphicFramePr/>
                <a:graphic xmlns:a="http://schemas.openxmlformats.org/drawingml/2006/main">
                  <a:graphicData uri="http://schemas.microsoft.com/office/word/2010/wordprocessingShape">
                    <wps:wsp>
                      <wps:cNvCnPr/>
                      <wps:spPr>
                        <a:xfrm flipV="1">
                          <a:off x="0" y="0"/>
                          <a:ext cx="461010" cy="0"/>
                        </a:xfrm>
                        <a:prstGeom prst="line">
                          <a:avLst/>
                        </a:prstGeom>
                        <a:ln w="317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D76D0EF" id="Straight Connector 53" o:spid="_x0000_s1026" style="position:absolute;flip:y;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9.95pt,2.25pt" to="246.2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" strokecolor="red" strokeweight="2.5pt">
                <v:stroke joinstyle="miter"/>
                <w10:wrap type="through"/>
              </v:line>
            </w:pict>
          </mc:Fallback>
        </mc:AlternateContent>
      </w:r>
      <w:r>
        <w:rPr>
          <w:noProof/>
          <w:lang w:bidi="he-IL"/>
        </w:rPr>
        <mc:AlternateContent>
          <mc:Choice Requires="wps">
            <w:drawing>
              <wp:anchor distT="0" distB="0" distL="114300" distR="114300" simplePos="0" relativeHeight="251674112" behindDoc="0" locked="0" layoutInCell="1" allowOverlap="1" wp14:anchorId="401E1AD0" wp14:editId="1F70CBAE">
                <wp:simplePos x="0" y="0"/>
                <wp:positionH relativeFrom="column">
                  <wp:posOffset>2778760</wp:posOffset>
                </wp:positionH>
                <wp:positionV relativeFrom="paragraph">
                  <wp:posOffset>52705</wp:posOffset>
                </wp:positionV>
                <wp:extent cx="695325" cy="345440"/>
                <wp:effectExtent l="0" t="0" r="0" b="0"/>
                <wp:wrapThrough wrapText="bothSides">
                  <wp:wrapPolygon edited="0">
                    <wp:start x="1184" y="0"/>
                    <wp:lineTo x="1184" y="20250"/>
                    <wp:lineTo x="19529" y="20250"/>
                    <wp:lineTo x="19529" y="0"/>
                    <wp:lineTo x="1184" y="0"/>
                  </wp:wrapPolygon>
                </wp:wrapThrough>
                <wp:docPr id="54" name="Text Box 54"/>
                <wp:cNvGraphicFramePr/>
                <a:graphic xmlns:a="http://schemas.openxmlformats.org/drawingml/2006/main">
                  <a:graphicData uri="http://schemas.microsoft.com/office/word/2010/wordprocessingShape">
                    <wps:wsp>
                      <wps:cNvSpPr txBox="1"/>
                      <wps:spPr>
                        <a:xfrm>
                          <a:off x="0" y="0"/>
                          <a:ext cx="695325" cy="345440"/>
                        </a:xfrm>
                        <a:prstGeom prst="rect">
                          <a:avLst/>
                        </a:prstGeom>
                        <a:noFill/>
                        <a:ln>
                          <a:noFill/>
                        </a:ln>
                        <a:effectLst/>
                      </wps:spPr>
                      <wps:txbx>
                        <w:txbxContent>
                          <w:p w14:paraId="41C4F0AE" w14:textId="77777777" w:rsidR="00EE7A82" w:rsidRPr="00265E53" w:rsidRDefault="00EE7A82" w:rsidP="00632DFC">
                            <w:pPr>
                              <w:bidi/>
                              <w:ind w:left="360"/>
                              <w:jc w:val="center"/>
                              <w:rPr>
                                <w:color w:val="F7CAAC" w:themeColor="accent2" w:themeTint="66"/>
                                <w:sz w:val="28"/>
                                <w:szCs w:val="28"/>
                                <w14:textOutline w14:w="22225" w14:cap="flat" w14:cmpd="sng" w14:algn="ctr">
                                  <w14:solidFill>
                                    <w14:schemeClr w14:val="accent2"/>
                                  </w14:solidFill>
                                  <w14:prstDash w14:val="solid"/>
                                  <w14:round/>
                                </w14:textOutline>
                              </w:rPr>
                            </w:pPr>
                            <w:r w:rsidRPr="00265E53">
                              <w:rPr>
                                <w:color w:val="F7CAAC" w:themeColor="accent2" w:themeTint="66"/>
                                <w:sz w:val="28"/>
                                <w:szCs w:val="28"/>
                                <w14:textOutline w14:w="22225" w14:cap="flat" w14:cmpd="sng" w14:algn="ctr">
                                  <w14:solidFill>
                                    <w14:schemeClr w14:val="accent2"/>
                                  </w14:solidFill>
                                  <w14:prstDash w14:val="solid"/>
                                  <w14:round/>
                                </w14:textOutline>
                              </w:rPr>
                              <w:t>DP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mo="http://schemas.microsoft.com/office/mac/office/2008/main" xmlns:mv="urn:schemas-microsoft-com:mac:v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01E1AD0" id="Text Box 54" o:spid="_x0000_s1035" type="#_x0000_t202" style="position:absolute;left:0;text-align:left;margin-left:218.8pt;margin-top:4.15pt;width:54.75pt;height:27.2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" filled="f" stroked="f">
                <v:textbox>
                  <w:txbxContent>
                    <w:p w14:paraId="41C4F0AE" w14:textId="77777777" w:rsidR="00EE7A82" w:rsidRPr="00265E53" w:rsidRDefault="00EE7A82" w:rsidP="00632DFC">
                      <w:pPr>
                        <w:bidi/>
                        <w:ind w:left="360"/>
                        <w:jc w:val="center"/>
                        <w:rPr>
                          <w:color w:val="F7CAAC" w:themeColor="accent2" w:themeTint="66"/>
                          <w:sz w:val="28"/>
                          <w:szCs w:val="28"/>
                          <w14:textOutline w14:w="22225" w14:cap="flat" w14:cmpd="sng" w14:algn="ctr">
                            <w14:solidFill>
                              <w14:schemeClr w14:val="accent2"/>
                            </w14:solidFill>
                            <w14:prstDash w14:val="solid"/>
                            <w14:round/>
                          </w14:textOutline>
                        </w:rPr>
                      </w:pPr>
                      <w:r w:rsidRPr="00265E53">
                        <w:rPr>
                          <w:color w:val="F7CAAC" w:themeColor="accent2" w:themeTint="66"/>
                          <w:sz w:val="28"/>
                          <w:szCs w:val="28"/>
                          <w14:textOutline w14:w="22225" w14:cap="flat" w14:cmpd="sng" w14:algn="ctr">
                            <w14:solidFill>
                              <w14:schemeClr w14:val="accent2"/>
                            </w14:solidFill>
                            <w14:prstDash w14:val="solid"/>
                            <w14:round/>
                          </w14:textOutline>
                        </w:rPr>
                        <w:t>DP</w:t>
                      </w:r>
                    </w:p>
                  </w:txbxContent>
                </v:textbox>
                <w10:wrap type="through"/>
              </v:shape>
            </w:pict>
          </mc:Fallback>
        </mc:AlternateContent>
      </w:r>
    </w:p>
    <w:p w14:paraId="1B79E2E9" w14:textId="640A87D7" w:rsidR="00265E53" w:rsidRDefault="00C63D1C" w:rsidP="00265E53">
      <w:pPr>
        <w:bidi/>
        <w:ind w:left="360"/>
        <w:rPr>
          <w:lang w:bidi="he-IL"/>
        </w:rPr>
      </w:pPr>
      <w:r>
        <w:rPr>
          <w:noProof/>
          <w:lang w:bidi="he-IL"/>
        </w:rPr>
        <mc:AlternateContent>
          <mc:Choice Requires="wps">
            <w:drawing>
              <wp:anchor distT="0" distB="0" distL="114300" distR="114300" simplePos="0" relativeHeight="251659776" behindDoc="0" locked="0" layoutInCell="1" allowOverlap="1" wp14:anchorId="79DA6B35" wp14:editId="633D6F16">
                <wp:simplePos x="0" y="0"/>
                <wp:positionH relativeFrom="column">
                  <wp:posOffset>936625</wp:posOffset>
                </wp:positionH>
                <wp:positionV relativeFrom="paragraph">
                  <wp:posOffset>20955</wp:posOffset>
                </wp:positionV>
                <wp:extent cx="568960" cy="106045"/>
                <wp:effectExtent l="19050" t="19050" r="21590" b="27305"/>
                <wp:wrapThrough wrapText="bothSides">
                  <wp:wrapPolygon edited="0">
                    <wp:start x="-723" y="-3880"/>
                    <wp:lineTo x="-723" y="3880"/>
                    <wp:lineTo x="17357" y="23281"/>
                    <wp:lineTo x="21696" y="23281"/>
                    <wp:lineTo x="21696" y="7760"/>
                    <wp:lineTo x="3616" y="-3880"/>
                    <wp:lineTo x="-723" y="-3880"/>
                  </wp:wrapPolygon>
                </wp:wrapThrough>
                <wp:docPr id="7" name="Straight Connector 7"/>
                <wp:cNvGraphicFramePr/>
                <a:graphic xmlns:a="http://schemas.openxmlformats.org/drawingml/2006/main">
                  <a:graphicData uri="http://schemas.microsoft.com/office/word/2010/wordprocessingShape">
                    <wps:wsp>
                      <wps:cNvCnPr/>
                      <wps:spPr>
                        <a:xfrm flipH="1" flipV="1">
                          <a:off x="0" y="0"/>
                          <a:ext cx="568960" cy="106045"/>
                        </a:xfrm>
                        <a:prstGeom prst="line">
                          <a:avLst/>
                        </a:prstGeom>
                        <a:ln w="317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8F44446" id="Straight Connector 7" o:spid="_x0000_s1026" style="position:absolute;flip:x y;z-index:251659776;visibility:visible;mso-wrap-style:square;mso-wrap-distance-left:9pt;mso-wrap-distance-top:0;mso-wrap-distance-right:9pt;mso-wrap-distance-bottom:0;mso-position-horizontal:absolute;mso-position-horizontal-relative:text;mso-position-vertical:absolute;mso-position-vertical-relative:text" from="73.75pt,1.65pt" to="118.5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" strokecolor="red" strokeweight="2.5pt">
                <v:stroke joinstyle="miter"/>
                <w10:wrap type="through"/>
              </v:line>
            </w:pict>
          </mc:Fallback>
        </mc:AlternateContent>
      </w:r>
      <w:r>
        <w:rPr>
          <w:noProof/>
          <w:lang w:bidi="he-IL"/>
        </w:rPr>
        <mc:AlternateContent>
          <mc:Choice Requires="wps">
            <w:drawing>
              <wp:anchor distT="0" distB="0" distL="114300" distR="114300" simplePos="0" relativeHeight="251658752" behindDoc="0" locked="0" layoutInCell="1" allowOverlap="1" wp14:anchorId="32C0E039" wp14:editId="5080CE66">
                <wp:simplePos x="0" y="0"/>
                <wp:positionH relativeFrom="column">
                  <wp:posOffset>1177290</wp:posOffset>
                </wp:positionH>
                <wp:positionV relativeFrom="paragraph">
                  <wp:posOffset>109220</wp:posOffset>
                </wp:positionV>
                <wp:extent cx="695325" cy="345440"/>
                <wp:effectExtent l="0" t="0" r="0" b="0"/>
                <wp:wrapThrough wrapText="bothSides">
                  <wp:wrapPolygon edited="0">
                    <wp:start x="1184" y="0"/>
                    <wp:lineTo x="1184" y="20250"/>
                    <wp:lineTo x="19529" y="20250"/>
                    <wp:lineTo x="19529" y="0"/>
                    <wp:lineTo x="1184" y="0"/>
                  </wp:wrapPolygon>
                </wp:wrapThrough>
                <wp:docPr id="15" name="Text Box 15"/>
                <wp:cNvGraphicFramePr/>
                <a:graphic xmlns:a="http://schemas.openxmlformats.org/drawingml/2006/main">
                  <a:graphicData uri="http://schemas.microsoft.com/office/word/2010/wordprocessingShape">
                    <wps:wsp>
                      <wps:cNvSpPr txBox="1"/>
                      <wps:spPr>
                        <a:xfrm>
                          <a:off x="0" y="0"/>
                          <a:ext cx="695325" cy="345440"/>
                        </a:xfrm>
                        <a:prstGeom prst="rect">
                          <a:avLst/>
                        </a:prstGeom>
                        <a:noFill/>
                        <a:ln>
                          <a:noFill/>
                        </a:ln>
                        <a:effectLst/>
                      </wps:spPr>
                      <wps:txbx>
                        <w:txbxContent>
                          <w:p w14:paraId="15B88ED8" w14:textId="77777777" w:rsidR="00EE7A82" w:rsidRPr="00265E53" w:rsidRDefault="00EE7A82" w:rsidP="00265E53">
                            <w:pPr>
                              <w:bidi/>
                              <w:ind w:left="360"/>
                              <w:jc w:val="center"/>
                              <w:rPr>
                                <w:color w:val="F7CAAC" w:themeColor="accent2" w:themeTint="66"/>
                                <w:sz w:val="28"/>
                                <w:szCs w:val="28"/>
                                <w14:textOutline w14:w="22225" w14:cap="flat" w14:cmpd="sng" w14:algn="ctr">
                                  <w14:solidFill>
                                    <w14:schemeClr w14:val="accent2"/>
                                  </w14:solidFill>
                                  <w14:prstDash w14:val="solid"/>
                                  <w14:round/>
                                </w14:textOutline>
                              </w:rPr>
                            </w:pPr>
                            <w:r w:rsidRPr="00265E53">
                              <w:rPr>
                                <w:color w:val="F7CAAC" w:themeColor="accent2" w:themeTint="66"/>
                                <w:sz w:val="28"/>
                                <w:szCs w:val="28"/>
                                <w14:textOutline w14:w="22225" w14:cap="flat" w14:cmpd="sng" w14:algn="ctr">
                                  <w14:solidFill>
                                    <w14:schemeClr w14:val="accent2"/>
                                  </w14:solidFill>
                                  <w14:prstDash w14:val="solid"/>
                                  <w14:round/>
                                </w14:textOutline>
                              </w:rPr>
                              <w:t>DP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mo="http://schemas.microsoft.com/office/mac/office/2008/main" xmlns:mv="urn:schemas-microsoft-com:mac:v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2C0E039" id="Text Box 15" o:spid="_x0000_s1036" type="#_x0000_t202" style="position:absolute;left:0;text-align:left;margin-left:92.7pt;margin-top:8.6pt;width:54.75pt;height:27.2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" filled="f" stroked="f">
                <v:textbox>
                  <w:txbxContent>
                    <w:p w14:paraId="15B88ED8" w14:textId="77777777" w:rsidR="00EE7A82" w:rsidRPr="00265E53" w:rsidRDefault="00EE7A82" w:rsidP="00265E53">
                      <w:pPr>
                        <w:bidi/>
                        <w:ind w:left="360"/>
                        <w:jc w:val="center"/>
                        <w:rPr>
                          <w:color w:val="F7CAAC" w:themeColor="accent2" w:themeTint="66"/>
                          <w:sz w:val="28"/>
                          <w:szCs w:val="28"/>
                          <w14:textOutline w14:w="22225" w14:cap="flat" w14:cmpd="sng" w14:algn="ctr">
                            <w14:solidFill>
                              <w14:schemeClr w14:val="accent2"/>
                            </w14:solidFill>
                            <w14:prstDash w14:val="solid"/>
                            <w14:round/>
                          </w14:textOutline>
                        </w:rPr>
                      </w:pPr>
                      <w:r w:rsidRPr="00265E53">
                        <w:rPr>
                          <w:color w:val="F7CAAC" w:themeColor="accent2" w:themeTint="66"/>
                          <w:sz w:val="28"/>
                          <w:szCs w:val="28"/>
                          <w14:textOutline w14:w="22225" w14:cap="flat" w14:cmpd="sng" w14:algn="ctr">
                            <w14:solidFill>
                              <w14:schemeClr w14:val="accent2"/>
                            </w14:solidFill>
                            <w14:prstDash w14:val="solid"/>
                            <w14:round/>
                          </w14:textOutline>
                        </w:rPr>
                        <w:t>DP</w:t>
                      </w:r>
                    </w:p>
                  </w:txbxContent>
                </v:textbox>
                <w10:wrap type="through"/>
              </v:shape>
            </w:pict>
          </mc:Fallback>
        </mc:AlternateContent>
      </w:r>
    </w:p>
    <w:p w14:paraId="2E02C59C" w14:textId="77777777" w:rsidR="00265E53" w:rsidRDefault="00265E53" w:rsidP="00265E53">
      <w:pPr>
        <w:bidi/>
        <w:ind w:left="360"/>
        <w:rPr>
          <w:lang w:bidi="he-IL"/>
        </w:rPr>
      </w:pPr>
    </w:p>
    <w:p w14:paraId="3B63B7A8" w14:textId="77777777" w:rsidR="00265E53" w:rsidRDefault="00265E53" w:rsidP="00265E53">
      <w:pPr>
        <w:bidi/>
        <w:ind w:left="360"/>
        <w:rPr>
          <w:rtl/>
          <w:lang w:bidi="he-IL"/>
        </w:rPr>
      </w:pPr>
    </w:p>
    <w:p w14:paraId="7B897488" w14:textId="179AD835" w:rsidR="00265E53" w:rsidRDefault="00265E53" w:rsidP="00265E53">
      <w:pPr>
        <w:bidi/>
        <w:ind w:left="360"/>
        <w:rPr>
          <w:lang w:bidi="he-IL"/>
        </w:rPr>
      </w:pPr>
    </w:p>
    <w:p w14:paraId="634870B4" w14:textId="77777777" w:rsidR="00265E53" w:rsidRPr="00A71DFD" w:rsidRDefault="00265E53" w:rsidP="00265E53">
      <w:pPr>
        <w:pStyle w:val="ListParagraph"/>
        <w:numPr>
          <w:ilvl w:val="0"/>
          <w:numId w:val="3"/>
        </w:numPr>
        <w:bidi/>
        <w:rPr>
          <w:szCs w:val="22"/>
          <w:lang w:bidi="he-IL"/>
        </w:rPr>
      </w:pPr>
      <w:r w:rsidRPr="00A71DFD">
        <w:rPr>
          <w:rFonts w:hint="cs"/>
          <w:szCs w:val="22"/>
          <w:rtl/>
          <w:lang w:bidi="he-IL"/>
        </w:rPr>
        <w:t>ה-</w:t>
      </w:r>
      <w:r w:rsidRPr="00A71DFD">
        <w:rPr>
          <w:szCs w:val="22"/>
          <w:lang w:bidi="he-IL"/>
        </w:rPr>
        <w:t>root</w:t>
      </w:r>
      <w:r w:rsidRPr="00A71DFD">
        <w:rPr>
          <w:rFonts w:hint="cs"/>
          <w:szCs w:val="22"/>
          <w:rtl/>
          <w:lang w:bidi="he-IL"/>
        </w:rPr>
        <w:t xml:space="preserve"> הוא </w:t>
      </w:r>
      <w:r w:rsidRPr="00A71DFD">
        <w:rPr>
          <w:szCs w:val="22"/>
          <w:lang w:bidi="he-IL"/>
        </w:rPr>
        <w:t>bridge 06</w:t>
      </w:r>
      <w:r w:rsidRPr="00A71DFD">
        <w:rPr>
          <w:rFonts w:hint="cs"/>
          <w:szCs w:val="22"/>
          <w:rtl/>
          <w:lang w:bidi="he-IL"/>
        </w:rPr>
        <w:t>, בגלל שהוא בעל ה-</w:t>
      </w:r>
      <w:r w:rsidRPr="00A71DFD">
        <w:rPr>
          <w:szCs w:val="22"/>
          <w:lang w:bidi="he-IL"/>
        </w:rPr>
        <w:t>ID</w:t>
      </w:r>
      <w:r w:rsidRPr="00A71DFD">
        <w:rPr>
          <w:rFonts w:hint="cs"/>
          <w:szCs w:val="22"/>
          <w:rtl/>
          <w:lang w:bidi="he-IL"/>
        </w:rPr>
        <w:t xml:space="preserve"> הנמוך ביותר ברשת.</w:t>
      </w:r>
    </w:p>
    <w:p w14:paraId="6D18876C" w14:textId="78408213" w:rsidR="00265E53" w:rsidRPr="00A71DFD" w:rsidRDefault="00265E53" w:rsidP="00265E53">
      <w:pPr>
        <w:pStyle w:val="ListParagraph"/>
        <w:numPr>
          <w:ilvl w:val="0"/>
          <w:numId w:val="3"/>
        </w:numPr>
        <w:bidi/>
        <w:rPr>
          <w:szCs w:val="22"/>
          <w:lang w:bidi="he-IL"/>
        </w:rPr>
      </w:pPr>
      <w:r w:rsidRPr="00A71DFD">
        <w:rPr>
          <w:rFonts w:hint="cs"/>
          <w:szCs w:val="22"/>
          <w:rtl/>
          <w:lang w:bidi="he-IL"/>
        </w:rPr>
        <w:t>מסומן על הגרף (בקווים אדומים העץ הפורס של הרשת</w:t>
      </w:r>
      <w:r w:rsidR="00E75556" w:rsidRPr="00A71DFD">
        <w:rPr>
          <w:rFonts w:hint="cs"/>
          <w:szCs w:val="22"/>
          <w:rtl/>
          <w:lang w:bidi="he-IL"/>
        </w:rPr>
        <w:t>).</w:t>
      </w:r>
    </w:p>
    <w:p w14:paraId="46624F3A" w14:textId="6BEF54CE" w:rsidR="00250F01" w:rsidRPr="00A71DFD" w:rsidRDefault="002C5CFA" w:rsidP="00FD40F3">
      <w:pPr>
        <w:pStyle w:val="ListParagraph"/>
        <w:numPr>
          <w:ilvl w:val="0"/>
          <w:numId w:val="3"/>
        </w:numPr>
        <w:bidi/>
        <w:rPr>
          <w:szCs w:val="22"/>
          <w:lang w:bidi="he-IL"/>
        </w:rPr>
      </w:pPr>
      <w:r w:rsidRPr="00A71DFD">
        <w:rPr>
          <w:rFonts w:hint="cs"/>
          <w:szCs w:val="22"/>
          <w:rtl/>
          <w:lang w:bidi="he-IL"/>
        </w:rPr>
        <w:t xml:space="preserve">כן. נקח את </w:t>
      </w:r>
      <w:r w:rsidRPr="00A71DFD">
        <w:rPr>
          <w:szCs w:val="22"/>
          <w:lang w:bidi="he-IL"/>
        </w:rPr>
        <w:t>bridge 11</w:t>
      </w:r>
      <w:r w:rsidRPr="00A71DFD">
        <w:rPr>
          <w:rFonts w:hint="cs"/>
          <w:szCs w:val="22"/>
          <w:rtl/>
          <w:lang w:bidi="he-IL"/>
        </w:rPr>
        <w:t xml:space="preserve"> ונשנה את ה-</w:t>
      </w:r>
      <w:r w:rsidRPr="00A71DFD">
        <w:rPr>
          <w:szCs w:val="22"/>
          <w:lang w:bidi="he-IL"/>
        </w:rPr>
        <w:t>ID</w:t>
      </w:r>
      <w:r w:rsidRPr="00A71DFD">
        <w:rPr>
          <w:rFonts w:hint="cs"/>
          <w:szCs w:val="22"/>
          <w:rtl/>
          <w:lang w:bidi="he-IL"/>
        </w:rPr>
        <w:t xml:space="preserve"> שלו ל-01 (או כל מספר שקטן מ-6). כעת, הוא יהיה ה-</w:t>
      </w:r>
      <w:r w:rsidRPr="00A71DFD">
        <w:rPr>
          <w:szCs w:val="22"/>
          <w:lang w:bidi="he-IL"/>
        </w:rPr>
        <w:t>root</w:t>
      </w:r>
      <w:r w:rsidRPr="00A71DFD">
        <w:rPr>
          <w:rFonts w:hint="cs"/>
          <w:szCs w:val="22"/>
          <w:rtl/>
          <w:lang w:bidi="he-IL"/>
        </w:rPr>
        <w:t xml:space="preserve"> של הרשת. כאשר הרשת תנסה למצוא את העץ הפורס שלה (לפי האלגוריתם שלמדנו) </w:t>
      </w:r>
      <w:r w:rsidR="00FD40F3" w:rsidRPr="00A71DFD">
        <w:rPr>
          <w:rFonts w:hint="cs"/>
          <w:szCs w:val="22"/>
          <w:rtl/>
          <w:lang w:bidi="he-IL"/>
        </w:rPr>
        <w:t>היווצר העץ הפורש הבא:</w:t>
      </w:r>
    </w:p>
    <w:p w14:paraId="700BF54C" w14:textId="1745FD66" w:rsidR="009D5ED3" w:rsidRDefault="00A510BA">
      <w:pPr>
        <w:rPr>
          <w:lang w:bidi="he-IL"/>
        </w:rPr>
      </w:pPr>
      <w:r>
        <w:rPr>
          <w:noProof/>
          <w:lang w:bidi="he-IL"/>
        </w:rPr>
        <mc:AlternateContent>
          <mc:Choice Requires="wps">
            <w:drawing>
              <wp:anchor distT="0" distB="0" distL="114300" distR="114300" simplePos="0" relativeHeight="251693568" behindDoc="0" locked="0" layoutInCell="1" allowOverlap="1" wp14:anchorId="08C95380" wp14:editId="7316F2A4">
                <wp:simplePos x="0" y="0"/>
                <wp:positionH relativeFrom="column">
                  <wp:posOffset>4371975</wp:posOffset>
                </wp:positionH>
                <wp:positionV relativeFrom="paragraph">
                  <wp:posOffset>2092960</wp:posOffset>
                </wp:positionV>
                <wp:extent cx="714375" cy="345440"/>
                <wp:effectExtent l="0" t="0" r="0" b="0"/>
                <wp:wrapThrough wrapText="bothSides">
                  <wp:wrapPolygon edited="0">
                    <wp:start x="1152" y="0"/>
                    <wp:lineTo x="1152" y="20250"/>
                    <wp:lineTo x="19584" y="20250"/>
                    <wp:lineTo x="19584" y="0"/>
                    <wp:lineTo x="1152" y="0"/>
                  </wp:wrapPolygon>
                </wp:wrapThrough>
                <wp:docPr id="29" name="Text Box 29"/>
                <wp:cNvGraphicFramePr/>
                <a:graphic xmlns:a="http://schemas.openxmlformats.org/drawingml/2006/main">
                  <a:graphicData uri="http://schemas.microsoft.com/office/word/2010/wordprocessingShape">
                    <wps:wsp>
                      <wps:cNvSpPr txBox="1"/>
                      <wps:spPr>
                        <a:xfrm>
                          <a:off x="0" y="0"/>
                          <a:ext cx="714375" cy="345440"/>
                        </a:xfrm>
                        <a:prstGeom prst="rect">
                          <a:avLst/>
                        </a:prstGeom>
                        <a:noFill/>
                        <a:ln>
                          <a:noFill/>
                        </a:ln>
                        <a:effectLst/>
                      </wps:spPr>
                      <wps:txbx>
                        <w:txbxContent>
                          <w:p w14:paraId="2A1526DC" w14:textId="2788248B" w:rsidR="00EE7A82" w:rsidRPr="00265E53" w:rsidRDefault="00EE7A82" w:rsidP="00FD40F3">
                            <w:pPr>
                              <w:bidi/>
                              <w:ind w:left="360"/>
                              <w:jc w:val="cente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5E53">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w:t>
                            </w:r>
                            <w: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r w:rsidRPr="00265E53">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mo="http://schemas.microsoft.com/office/mac/office/2008/main" xmlns:mv="urn:schemas-microsoft-com:mac:v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8C95380" id="_x0000_t202" coordsize="21600,21600" o:spt="202" path="m,l,21600r21600,l21600,xe">
                <v:stroke joinstyle="miter"/>
                <v:path gradientshapeok="t" o:connecttype="rect"/>
              </v:shapetype>
              <v:shape id="Text Box 29" o:spid="_x0000_s1036" type="#_x0000_t202" style="position:absolute;margin-left:344.25pt;margin-top:164.8pt;width:56.25pt;height:27.2pt;z-index:251693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" filled="f" stroked="f">
                <v:textbox>
                  <w:txbxContent>
                    <w:p w14:paraId="2A1526DC" w14:textId="2788248B" w:rsidR="00EE7A82" w:rsidRPr="00265E53" w:rsidRDefault="00EE7A82" w:rsidP="00FD40F3">
                      <w:pPr>
                        <w:bidi/>
                        <w:ind w:left="360"/>
                        <w:jc w:val="cente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5E53">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w:t>
                      </w:r>
                      <w: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r w:rsidRPr="00265E53">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p>
                  </w:txbxContent>
                </v:textbox>
                <w10:wrap type="through"/>
              </v:shape>
            </w:pict>
          </mc:Fallback>
        </mc:AlternateContent>
      </w:r>
      <w:r>
        <w:rPr>
          <w:noProof/>
          <w:lang w:bidi="he-IL"/>
        </w:rPr>
        <mc:AlternateContent>
          <mc:Choice Requires="wps">
            <w:drawing>
              <wp:anchor distT="0" distB="0" distL="114300" distR="114300" simplePos="0" relativeHeight="251695616" behindDoc="0" locked="0" layoutInCell="1" allowOverlap="1" wp14:anchorId="150D4779" wp14:editId="2240B5B8">
                <wp:simplePos x="0" y="0"/>
                <wp:positionH relativeFrom="column">
                  <wp:posOffset>3571875</wp:posOffset>
                </wp:positionH>
                <wp:positionV relativeFrom="paragraph">
                  <wp:posOffset>464185</wp:posOffset>
                </wp:positionV>
                <wp:extent cx="685800" cy="345440"/>
                <wp:effectExtent l="0" t="0" r="0" b="0"/>
                <wp:wrapThrough wrapText="bothSides">
                  <wp:wrapPolygon edited="0">
                    <wp:start x="1200" y="0"/>
                    <wp:lineTo x="1200" y="20250"/>
                    <wp:lineTo x="19800" y="20250"/>
                    <wp:lineTo x="19800" y="0"/>
                    <wp:lineTo x="1200" y="0"/>
                  </wp:wrapPolygon>
                </wp:wrapThrough>
                <wp:docPr id="39" name="Text Box 39"/>
                <wp:cNvGraphicFramePr/>
                <a:graphic xmlns:a="http://schemas.openxmlformats.org/drawingml/2006/main">
                  <a:graphicData uri="http://schemas.microsoft.com/office/word/2010/wordprocessingShape">
                    <wps:wsp>
                      <wps:cNvSpPr txBox="1"/>
                      <wps:spPr>
                        <a:xfrm>
                          <a:off x="0" y="0"/>
                          <a:ext cx="685800" cy="345440"/>
                        </a:xfrm>
                        <a:prstGeom prst="rect">
                          <a:avLst/>
                        </a:prstGeom>
                        <a:noFill/>
                        <a:ln>
                          <a:noFill/>
                        </a:ln>
                        <a:effectLst/>
                      </wps:spPr>
                      <wps:txbx>
                        <w:txbxContent>
                          <w:p w14:paraId="4AC3C222" w14:textId="4D12CCFF" w:rsidR="00EE7A82" w:rsidRPr="00265E53" w:rsidRDefault="00EE7A82" w:rsidP="00FD40F3">
                            <w:pPr>
                              <w:bidi/>
                              <w:ind w:left="360"/>
                              <w:jc w:val="cente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5E53">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w:t>
                            </w:r>
                            <w: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r w:rsidRPr="00265E53">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mo="http://schemas.microsoft.com/office/mac/office/2008/main" xmlns:mv="urn:schemas-microsoft-com:mac:v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50D4779" id="Text Box 39" o:spid="_x0000_s1039" type="#_x0000_t202" style="position:absolute;margin-left:281.25pt;margin-top:36.55pt;width:54pt;height:27.2pt;z-index:251695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" filled="f" stroked="f">
                <v:textbox>
                  <w:txbxContent>
                    <w:p w14:paraId="4AC3C222" w14:textId="4D12CCFF" w:rsidR="00EE7A82" w:rsidRPr="00265E53" w:rsidRDefault="00EE7A82" w:rsidP="00FD40F3">
                      <w:pPr>
                        <w:bidi/>
                        <w:ind w:left="360"/>
                        <w:jc w:val="cente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5E53">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w:t>
                      </w:r>
                      <w: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r w:rsidRPr="00265E53">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p>
                  </w:txbxContent>
                </v:textbox>
                <w10:wrap type="through"/>
              </v:shape>
            </w:pict>
          </mc:Fallback>
        </mc:AlternateContent>
      </w:r>
      <w:r>
        <w:rPr>
          <w:noProof/>
          <w:lang w:bidi="he-IL"/>
        </w:rPr>
        <mc:AlternateContent>
          <mc:Choice Requires="wps">
            <w:drawing>
              <wp:anchor distT="0" distB="0" distL="114300" distR="114300" simplePos="0" relativeHeight="251689472" behindDoc="0" locked="0" layoutInCell="1" allowOverlap="1" wp14:anchorId="56D32621" wp14:editId="09894BC0">
                <wp:simplePos x="0" y="0"/>
                <wp:positionH relativeFrom="column">
                  <wp:posOffset>361950</wp:posOffset>
                </wp:positionH>
                <wp:positionV relativeFrom="paragraph">
                  <wp:posOffset>1950085</wp:posOffset>
                </wp:positionV>
                <wp:extent cx="676275" cy="345440"/>
                <wp:effectExtent l="0" t="0" r="0" b="0"/>
                <wp:wrapThrough wrapText="bothSides">
                  <wp:wrapPolygon edited="0">
                    <wp:start x="1217" y="0"/>
                    <wp:lineTo x="1217" y="20250"/>
                    <wp:lineTo x="19470" y="20250"/>
                    <wp:lineTo x="19470" y="0"/>
                    <wp:lineTo x="1217" y="0"/>
                  </wp:wrapPolygon>
                </wp:wrapThrough>
                <wp:docPr id="27" name="Text Box 27"/>
                <wp:cNvGraphicFramePr/>
                <a:graphic xmlns:a="http://schemas.openxmlformats.org/drawingml/2006/main">
                  <a:graphicData uri="http://schemas.microsoft.com/office/word/2010/wordprocessingShape">
                    <wps:wsp>
                      <wps:cNvSpPr txBox="1"/>
                      <wps:spPr>
                        <a:xfrm>
                          <a:off x="0" y="0"/>
                          <a:ext cx="676275" cy="345440"/>
                        </a:xfrm>
                        <a:prstGeom prst="rect">
                          <a:avLst/>
                        </a:prstGeom>
                        <a:noFill/>
                        <a:ln>
                          <a:noFill/>
                        </a:ln>
                        <a:effectLst/>
                      </wps:spPr>
                      <wps:txbx>
                        <w:txbxContent>
                          <w:p w14:paraId="686B2CA2" w14:textId="3AF20C33" w:rsidR="00EE7A82" w:rsidRPr="00265E53" w:rsidRDefault="00EE7A82" w:rsidP="00FD40F3">
                            <w:pPr>
                              <w:bidi/>
                              <w:ind w:left="360"/>
                              <w:jc w:val="cente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5E53">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w:t>
                            </w:r>
                            <w: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r w:rsidRPr="00265E53">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mo="http://schemas.microsoft.com/office/mac/office/2008/main" xmlns:mv="urn:schemas-microsoft-com:mac:v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6D32621" id="Text Box 27" o:spid="_x0000_s1038" type="#_x0000_t202" style="position:absolute;margin-left:28.5pt;margin-top:153.55pt;width:53.25pt;height:27.2pt;z-index:251689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" filled="f" stroked="f">
                <v:textbox>
                  <w:txbxContent>
                    <w:p w14:paraId="686B2CA2" w14:textId="3AF20C33" w:rsidR="00EE7A82" w:rsidRPr="00265E53" w:rsidRDefault="00EE7A82" w:rsidP="00FD40F3">
                      <w:pPr>
                        <w:bidi/>
                        <w:ind w:left="360"/>
                        <w:jc w:val="cente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5E53">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w:t>
                      </w:r>
                      <w: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r w:rsidRPr="00265E53">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p>
                  </w:txbxContent>
                </v:textbox>
                <w10:wrap type="through"/>
              </v:shape>
            </w:pict>
          </mc:Fallback>
        </mc:AlternateContent>
      </w:r>
      <w:r w:rsidR="00FD40F3">
        <w:rPr>
          <w:noProof/>
          <w:lang w:bidi="he-IL"/>
        </w:rPr>
        <mc:AlternateContent>
          <mc:Choice Requires="wps">
            <w:drawing>
              <wp:anchor distT="0" distB="0" distL="114300" distR="114300" simplePos="0" relativeHeight="251677184" behindDoc="0" locked="0" layoutInCell="1" allowOverlap="1" wp14:anchorId="212D44C0" wp14:editId="6FB775B2">
                <wp:simplePos x="0" y="0"/>
                <wp:positionH relativeFrom="column">
                  <wp:posOffset>1038225</wp:posOffset>
                </wp:positionH>
                <wp:positionV relativeFrom="paragraph">
                  <wp:posOffset>708025</wp:posOffset>
                </wp:positionV>
                <wp:extent cx="695325" cy="345440"/>
                <wp:effectExtent l="0" t="0" r="0" b="0"/>
                <wp:wrapThrough wrapText="bothSides">
                  <wp:wrapPolygon edited="0">
                    <wp:start x="1184" y="0"/>
                    <wp:lineTo x="1184" y="20250"/>
                    <wp:lineTo x="19529" y="20250"/>
                    <wp:lineTo x="19529" y="0"/>
                    <wp:lineTo x="1184" y="0"/>
                  </wp:wrapPolygon>
                </wp:wrapThrough>
                <wp:docPr id="2" name="Text Box 2"/>
                <wp:cNvGraphicFramePr/>
                <a:graphic xmlns:a="http://schemas.openxmlformats.org/drawingml/2006/main">
                  <a:graphicData uri="http://schemas.microsoft.com/office/word/2010/wordprocessingShape">
                    <wps:wsp>
                      <wps:cNvSpPr txBox="1"/>
                      <wps:spPr>
                        <a:xfrm>
                          <a:off x="0" y="0"/>
                          <a:ext cx="695325" cy="345440"/>
                        </a:xfrm>
                        <a:prstGeom prst="rect">
                          <a:avLst/>
                        </a:prstGeom>
                        <a:noFill/>
                        <a:ln>
                          <a:noFill/>
                        </a:ln>
                        <a:effectLst/>
                      </wps:spPr>
                      <wps:txbx>
                        <w:txbxContent>
                          <w:p w14:paraId="38FE1622" w14:textId="77777777" w:rsidR="00EE7A82" w:rsidRPr="00265E53" w:rsidRDefault="00EE7A82" w:rsidP="00FD40F3">
                            <w:pPr>
                              <w:bidi/>
                              <w:ind w:left="360"/>
                              <w:jc w:val="center"/>
                              <w:rPr>
                                <w:color w:val="F7CAAC" w:themeColor="accent2" w:themeTint="66"/>
                                <w:sz w:val="28"/>
                                <w:szCs w:val="28"/>
                                <w14:textOutline w14:w="22225" w14:cap="flat" w14:cmpd="sng" w14:algn="ctr">
                                  <w14:solidFill>
                                    <w14:schemeClr w14:val="accent2"/>
                                  </w14:solidFill>
                                  <w14:prstDash w14:val="solid"/>
                                  <w14:round/>
                                </w14:textOutline>
                              </w:rPr>
                            </w:pPr>
                            <w:r w:rsidRPr="00265E53">
                              <w:rPr>
                                <w:color w:val="F7CAAC" w:themeColor="accent2" w:themeTint="66"/>
                                <w:sz w:val="28"/>
                                <w:szCs w:val="28"/>
                                <w14:textOutline w14:w="22225" w14:cap="flat" w14:cmpd="sng" w14:algn="ctr">
                                  <w14:solidFill>
                                    <w14:schemeClr w14:val="accent2"/>
                                  </w14:solidFill>
                                  <w14:prstDash w14:val="solid"/>
                                  <w14:round/>
                                </w14:textOutline>
                              </w:rPr>
                              <w:t>DP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mo="http://schemas.microsoft.com/office/mac/office/2008/main" xmlns:mv="urn:schemas-microsoft-com:mac:v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12D44C0" id="Text Box 2" o:spid="_x0000_s1039" type="#_x0000_t202" style="position:absolute;margin-left:81.75pt;margin-top:55.75pt;width:54.75pt;height:27.2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" filled="f" stroked="f">
                <v:textbox>
                  <w:txbxContent>
                    <w:p w14:paraId="38FE1622" w14:textId="77777777" w:rsidR="00EE7A82" w:rsidRPr="00265E53" w:rsidRDefault="00EE7A82" w:rsidP="00FD40F3">
                      <w:pPr>
                        <w:bidi/>
                        <w:ind w:left="360"/>
                        <w:jc w:val="center"/>
                        <w:rPr>
                          <w:color w:val="F7CAAC" w:themeColor="accent2" w:themeTint="66"/>
                          <w:sz w:val="28"/>
                          <w:szCs w:val="28"/>
                          <w14:textOutline w14:w="22225" w14:cap="flat" w14:cmpd="sng" w14:algn="ctr">
                            <w14:solidFill>
                              <w14:schemeClr w14:val="accent2"/>
                            </w14:solidFill>
                            <w14:prstDash w14:val="solid"/>
                            <w14:round/>
                          </w14:textOutline>
                        </w:rPr>
                      </w:pPr>
                      <w:r w:rsidRPr="00265E53">
                        <w:rPr>
                          <w:color w:val="F7CAAC" w:themeColor="accent2" w:themeTint="66"/>
                          <w:sz w:val="28"/>
                          <w:szCs w:val="28"/>
                          <w14:textOutline w14:w="22225" w14:cap="flat" w14:cmpd="sng" w14:algn="ctr">
                            <w14:solidFill>
                              <w14:schemeClr w14:val="accent2"/>
                            </w14:solidFill>
                            <w14:prstDash w14:val="solid"/>
                            <w14:round/>
                          </w14:textOutline>
                        </w:rPr>
                        <w:t>DP</w:t>
                      </w:r>
                    </w:p>
                  </w:txbxContent>
                </v:textbox>
                <w10:wrap type="through"/>
              </v:shape>
            </w:pict>
          </mc:Fallback>
        </mc:AlternateContent>
      </w:r>
      <w:r w:rsidR="00FD40F3">
        <w:rPr>
          <w:noProof/>
          <w:lang w:bidi="he-IL"/>
        </w:rPr>
        <mc:AlternateContent>
          <mc:Choice Requires="wps">
            <w:drawing>
              <wp:anchor distT="0" distB="0" distL="114300" distR="114300" simplePos="0" relativeHeight="251667968" behindDoc="0" locked="0" layoutInCell="1" allowOverlap="1" wp14:anchorId="4D3283D2" wp14:editId="45EE7455">
                <wp:simplePos x="0" y="0"/>
                <wp:positionH relativeFrom="column">
                  <wp:posOffset>1125855</wp:posOffset>
                </wp:positionH>
                <wp:positionV relativeFrom="paragraph">
                  <wp:posOffset>532765</wp:posOffset>
                </wp:positionV>
                <wp:extent cx="1489710" cy="228600"/>
                <wp:effectExtent l="19050" t="19050" r="15240" b="19050"/>
                <wp:wrapThrough wrapText="bothSides">
                  <wp:wrapPolygon edited="0">
                    <wp:start x="19611" y="-1800"/>
                    <wp:lineTo x="-276" y="-1800"/>
                    <wp:lineTo x="-276" y="21600"/>
                    <wp:lineTo x="2210" y="21600"/>
                    <wp:lineTo x="4696" y="21600"/>
                    <wp:lineTo x="21545" y="1800"/>
                    <wp:lineTo x="21545" y="-1800"/>
                    <wp:lineTo x="19611" y="-1800"/>
                  </wp:wrapPolygon>
                </wp:wrapThrough>
                <wp:docPr id="38" name="Straight Connector 38"/>
                <wp:cNvGraphicFramePr/>
                <a:graphic xmlns:a="http://schemas.openxmlformats.org/drawingml/2006/main">
                  <a:graphicData uri="http://schemas.microsoft.com/office/word/2010/wordprocessingShape">
                    <wps:wsp>
                      <wps:cNvCnPr/>
                      <wps:spPr>
                        <a:xfrm flipH="1">
                          <a:off x="0" y="0"/>
                          <a:ext cx="1489710" cy="228600"/>
                        </a:xfrm>
                        <a:prstGeom prst="line">
                          <a:avLst/>
                        </a:prstGeom>
                        <a:ln w="317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0DC0181" id="Straight Connector 38" o:spid="_x0000_s1026" style="position:absolute;flip:x;z-index:251667968;visibility:visible;mso-wrap-style:square;mso-wrap-distance-left:9pt;mso-wrap-distance-top:0;mso-wrap-distance-right:9pt;mso-wrap-distance-bottom:0;mso-position-horizontal:absolute;mso-position-horizontal-relative:text;mso-position-vertical:absolute;mso-position-vertical-relative:text" from="88.65pt,41.95pt" to="205.95pt,5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" strokecolor="red" strokeweight="2.5pt">
                <v:stroke joinstyle="miter"/>
                <w10:wrap type="through"/>
              </v:line>
            </w:pict>
          </mc:Fallback>
        </mc:AlternateContent>
      </w:r>
      <w:r w:rsidR="00FD40F3">
        <w:rPr>
          <w:noProof/>
          <w:lang w:bidi="he-IL"/>
        </w:rPr>
        <mc:AlternateContent>
          <mc:Choice Requires="wps">
            <w:drawing>
              <wp:anchor distT="0" distB="0" distL="114300" distR="114300" simplePos="0" relativeHeight="251668992" behindDoc="0" locked="0" layoutInCell="1" allowOverlap="1" wp14:anchorId="6A78D117" wp14:editId="5BAD6DC4">
                <wp:simplePos x="0" y="0"/>
                <wp:positionH relativeFrom="column">
                  <wp:posOffset>902970</wp:posOffset>
                </wp:positionH>
                <wp:positionV relativeFrom="paragraph">
                  <wp:posOffset>1009015</wp:posOffset>
                </wp:positionV>
                <wp:extent cx="1270" cy="576580"/>
                <wp:effectExtent l="19050" t="19050" r="36830" b="13970"/>
                <wp:wrapThrough wrapText="bothSides">
                  <wp:wrapPolygon edited="0">
                    <wp:start x="-324000" y="-714"/>
                    <wp:lineTo x="-324000" y="21410"/>
                    <wp:lineTo x="324000" y="21410"/>
                    <wp:lineTo x="324000" y="-714"/>
                    <wp:lineTo x="-324000" y="-714"/>
                  </wp:wrapPolygon>
                </wp:wrapThrough>
                <wp:docPr id="48" name="Straight Connector 48"/>
                <wp:cNvGraphicFramePr/>
                <a:graphic xmlns:a="http://schemas.openxmlformats.org/drawingml/2006/main">
                  <a:graphicData uri="http://schemas.microsoft.com/office/word/2010/wordprocessingShape">
                    <wps:wsp>
                      <wps:cNvCnPr/>
                      <wps:spPr>
                        <a:xfrm flipH="1" flipV="1">
                          <a:off x="0" y="0"/>
                          <a:ext cx="1270" cy="576580"/>
                        </a:xfrm>
                        <a:prstGeom prst="line">
                          <a:avLst/>
                        </a:prstGeom>
                        <a:ln w="317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F7E6DA3" id="Straight Connector 48" o:spid="_x0000_s1026" style="position:absolute;flip:x y;z-index:251668992;visibility:visible;mso-wrap-style:square;mso-wrap-distance-left:9pt;mso-wrap-distance-top:0;mso-wrap-distance-right:9pt;mso-wrap-distance-bottom:0;mso-position-horizontal:absolute;mso-position-horizontal-relative:text;mso-position-vertical:absolute;mso-position-vertical-relative:text" from="71.1pt,79.45pt" to="71.2pt,1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" strokecolor="red" strokeweight="2.5pt">
                <v:stroke joinstyle="miter"/>
                <w10:wrap type="through"/>
              </v:line>
            </w:pict>
          </mc:Fallback>
        </mc:AlternateContent>
      </w:r>
      <w:r w:rsidR="00FD40F3">
        <w:rPr>
          <w:noProof/>
          <w:lang w:bidi="he-IL"/>
        </w:rPr>
        <mc:AlternateContent>
          <mc:Choice Requires="wps">
            <w:drawing>
              <wp:anchor distT="0" distB="0" distL="114300" distR="114300" simplePos="0" relativeHeight="251679232" behindDoc="0" locked="0" layoutInCell="1" allowOverlap="1" wp14:anchorId="57D6D6C6" wp14:editId="23037D8F">
                <wp:simplePos x="0" y="0"/>
                <wp:positionH relativeFrom="column">
                  <wp:posOffset>799465</wp:posOffset>
                </wp:positionH>
                <wp:positionV relativeFrom="paragraph">
                  <wp:posOffset>891540</wp:posOffset>
                </wp:positionV>
                <wp:extent cx="695325" cy="345440"/>
                <wp:effectExtent l="0" t="0" r="0" b="0"/>
                <wp:wrapThrough wrapText="bothSides">
                  <wp:wrapPolygon edited="0">
                    <wp:start x="1184" y="0"/>
                    <wp:lineTo x="1184" y="20250"/>
                    <wp:lineTo x="19529" y="20250"/>
                    <wp:lineTo x="19529" y="0"/>
                    <wp:lineTo x="1184" y="0"/>
                  </wp:wrapPolygon>
                </wp:wrapThrough>
                <wp:docPr id="3" name="Text Box 3"/>
                <wp:cNvGraphicFramePr/>
                <a:graphic xmlns:a="http://schemas.openxmlformats.org/drawingml/2006/main">
                  <a:graphicData uri="http://schemas.microsoft.com/office/word/2010/wordprocessingShape">
                    <wps:wsp>
                      <wps:cNvSpPr txBox="1"/>
                      <wps:spPr>
                        <a:xfrm>
                          <a:off x="0" y="0"/>
                          <a:ext cx="695325" cy="345440"/>
                        </a:xfrm>
                        <a:prstGeom prst="rect">
                          <a:avLst/>
                        </a:prstGeom>
                        <a:noFill/>
                        <a:ln>
                          <a:noFill/>
                        </a:ln>
                        <a:effectLst/>
                      </wps:spPr>
                      <wps:txbx>
                        <w:txbxContent>
                          <w:p w14:paraId="188DA09F" w14:textId="77777777" w:rsidR="00EE7A82" w:rsidRPr="00265E53" w:rsidRDefault="00EE7A82" w:rsidP="00FD40F3">
                            <w:pPr>
                              <w:bidi/>
                              <w:ind w:left="360"/>
                              <w:jc w:val="center"/>
                              <w:rPr>
                                <w:color w:val="F7CAAC" w:themeColor="accent2" w:themeTint="66"/>
                                <w:sz w:val="28"/>
                                <w:szCs w:val="28"/>
                                <w14:textOutline w14:w="22225" w14:cap="flat" w14:cmpd="sng" w14:algn="ctr">
                                  <w14:solidFill>
                                    <w14:schemeClr w14:val="accent2"/>
                                  </w14:solidFill>
                                  <w14:prstDash w14:val="solid"/>
                                  <w14:round/>
                                </w14:textOutline>
                              </w:rPr>
                            </w:pPr>
                            <w:r w:rsidRPr="00265E53">
                              <w:rPr>
                                <w:color w:val="F7CAAC" w:themeColor="accent2" w:themeTint="66"/>
                                <w:sz w:val="28"/>
                                <w:szCs w:val="28"/>
                                <w14:textOutline w14:w="22225" w14:cap="flat" w14:cmpd="sng" w14:algn="ctr">
                                  <w14:solidFill>
                                    <w14:schemeClr w14:val="accent2"/>
                                  </w14:solidFill>
                                  <w14:prstDash w14:val="solid"/>
                                  <w14:round/>
                                </w14:textOutline>
                              </w:rPr>
                              <w:t>DP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mo="http://schemas.microsoft.com/office/mac/office/2008/main" xmlns:mv="urn:schemas-microsoft-com:mac:v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7D6D6C6" id="Text Box 3" o:spid="_x0000_s1043" type="#_x0000_t202" style="position:absolute;margin-left:62.95pt;margin-top:70.2pt;width:54.75pt;height:27.2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" filled="f" stroked="f">
                <v:textbox>
                  <w:txbxContent>
                    <w:p w14:paraId="188DA09F" w14:textId="77777777" w:rsidR="00EE7A82" w:rsidRPr="00265E53" w:rsidRDefault="00EE7A82" w:rsidP="00FD40F3">
                      <w:pPr>
                        <w:bidi/>
                        <w:ind w:left="360"/>
                        <w:jc w:val="center"/>
                        <w:rPr>
                          <w:color w:val="F7CAAC" w:themeColor="accent2" w:themeTint="66"/>
                          <w:sz w:val="28"/>
                          <w:szCs w:val="28"/>
                          <w14:textOutline w14:w="22225" w14:cap="flat" w14:cmpd="sng" w14:algn="ctr">
                            <w14:solidFill>
                              <w14:schemeClr w14:val="accent2"/>
                            </w14:solidFill>
                            <w14:prstDash w14:val="solid"/>
                            <w14:round/>
                          </w14:textOutline>
                        </w:rPr>
                      </w:pPr>
                      <w:r w:rsidRPr="00265E53">
                        <w:rPr>
                          <w:color w:val="F7CAAC" w:themeColor="accent2" w:themeTint="66"/>
                          <w:sz w:val="28"/>
                          <w:szCs w:val="28"/>
                          <w14:textOutline w14:w="22225" w14:cap="flat" w14:cmpd="sng" w14:algn="ctr">
                            <w14:solidFill>
                              <w14:schemeClr w14:val="accent2"/>
                            </w14:solidFill>
                            <w14:prstDash w14:val="solid"/>
                            <w14:round/>
                          </w14:textOutline>
                        </w:rPr>
                        <w:t>DP</w:t>
                      </w:r>
                    </w:p>
                  </w:txbxContent>
                </v:textbox>
                <w10:wrap type="through"/>
              </v:shape>
            </w:pict>
          </mc:Fallback>
        </mc:AlternateContent>
      </w:r>
      <w:r w:rsidR="00FD40F3">
        <w:rPr>
          <w:noProof/>
          <w:lang w:bidi="he-IL"/>
        </w:rPr>
        <mc:AlternateContent>
          <mc:Choice Requires="wps">
            <w:drawing>
              <wp:anchor distT="0" distB="0" distL="114300" distR="114300" simplePos="0" relativeHeight="251671040" behindDoc="0" locked="0" layoutInCell="1" allowOverlap="1" wp14:anchorId="196AD0D8" wp14:editId="79F040B2">
                <wp:simplePos x="0" y="0"/>
                <wp:positionH relativeFrom="column">
                  <wp:posOffset>436245</wp:posOffset>
                </wp:positionH>
                <wp:positionV relativeFrom="paragraph">
                  <wp:posOffset>1569720</wp:posOffset>
                </wp:positionV>
                <wp:extent cx="1270" cy="685165"/>
                <wp:effectExtent l="19050" t="19050" r="36830" b="19685"/>
                <wp:wrapThrough wrapText="bothSides">
                  <wp:wrapPolygon edited="0">
                    <wp:start x="-324000" y="-601"/>
                    <wp:lineTo x="-324000" y="21620"/>
                    <wp:lineTo x="324000" y="21620"/>
                    <wp:lineTo x="324000" y="-601"/>
                    <wp:lineTo x="-324000" y="-601"/>
                  </wp:wrapPolygon>
                </wp:wrapThrough>
                <wp:docPr id="51" name="Straight Connector 51"/>
                <wp:cNvGraphicFramePr/>
                <a:graphic xmlns:a="http://schemas.openxmlformats.org/drawingml/2006/main">
                  <a:graphicData uri="http://schemas.microsoft.com/office/word/2010/wordprocessingShape">
                    <wps:wsp>
                      <wps:cNvCnPr/>
                      <wps:spPr>
                        <a:xfrm>
                          <a:off x="0" y="0"/>
                          <a:ext cx="1270" cy="685165"/>
                        </a:xfrm>
                        <a:prstGeom prst="line">
                          <a:avLst/>
                        </a:prstGeom>
                        <a:ln w="317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64E7172" id="Straight Connector 51" o:spid="_x0000_s1026" style="position:absolute;z-index:251671040;visibility:visible;mso-wrap-style:square;mso-wrap-distance-left:9pt;mso-wrap-distance-top:0;mso-wrap-distance-right:9pt;mso-wrap-distance-bottom:0;mso-position-horizontal:absolute;mso-position-horizontal-relative:text;mso-position-vertical:absolute;mso-position-vertical-relative:text" from="34.35pt,123.6pt" to="34.45pt,17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" strokecolor="red" strokeweight="2.5pt">
                <v:stroke joinstyle="miter"/>
                <w10:wrap type="through"/>
              </v:line>
            </w:pict>
          </mc:Fallback>
        </mc:AlternateContent>
      </w:r>
      <w:r w:rsidR="00FD40F3">
        <w:rPr>
          <w:noProof/>
          <w:lang w:bidi="he-IL"/>
        </w:rPr>
        <mc:AlternateContent>
          <mc:Choice Requires="wps">
            <w:drawing>
              <wp:anchor distT="0" distB="0" distL="114300" distR="114300" simplePos="0" relativeHeight="251681280" behindDoc="0" locked="0" layoutInCell="1" allowOverlap="1" wp14:anchorId="709608B2" wp14:editId="4A45ABFF">
                <wp:simplePos x="0" y="0"/>
                <wp:positionH relativeFrom="column">
                  <wp:posOffset>504825</wp:posOffset>
                </wp:positionH>
                <wp:positionV relativeFrom="paragraph">
                  <wp:posOffset>2453640</wp:posOffset>
                </wp:positionV>
                <wp:extent cx="695325" cy="345440"/>
                <wp:effectExtent l="0" t="0" r="0" b="0"/>
                <wp:wrapThrough wrapText="bothSides">
                  <wp:wrapPolygon edited="0">
                    <wp:start x="1184" y="0"/>
                    <wp:lineTo x="1184" y="20250"/>
                    <wp:lineTo x="19529" y="20250"/>
                    <wp:lineTo x="19529" y="0"/>
                    <wp:lineTo x="1184" y="0"/>
                  </wp:wrapPolygon>
                </wp:wrapThrough>
                <wp:docPr id="12" name="Text Box 12"/>
                <wp:cNvGraphicFramePr/>
                <a:graphic xmlns:a="http://schemas.openxmlformats.org/drawingml/2006/main">
                  <a:graphicData uri="http://schemas.microsoft.com/office/word/2010/wordprocessingShape">
                    <wps:wsp>
                      <wps:cNvSpPr txBox="1"/>
                      <wps:spPr>
                        <a:xfrm>
                          <a:off x="0" y="0"/>
                          <a:ext cx="695325" cy="345440"/>
                        </a:xfrm>
                        <a:prstGeom prst="rect">
                          <a:avLst/>
                        </a:prstGeom>
                        <a:noFill/>
                        <a:ln>
                          <a:noFill/>
                        </a:ln>
                        <a:effectLst/>
                      </wps:spPr>
                      <wps:txbx>
                        <w:txbxContent>
                          <w:p w14:paraId="1BB1CF55" w14:textId="77777777" w:rsidR="00EE7A82" w:rsidRPr="00265E53" w:rsidRDefault="00EE7A82" w:rsidP="00FD40F3">
                            <w:pPr>
                              <w:bidi/>
                              <w:ind w:left="360"/>
                              <w:jc w:val="center"/>
                              <w:rPr>
                                <w:color w:val="F7CAAC" w:themeColor="accent2" w:themeTint="66"/>
                                <w:sz w:val="28"/>
                                <w:szCs w:val="28"/>
                                <w14:textOutline w14:w="22225" w14:cap="flat" w14:cmpd="sng" w14:algn="ctr">
                                  <w14:solidFill>
                                    <w14:schemeClr w14:val="accent2"/>
                                  </w14:solidFill>
                                  <w14:prstDash w14:val="solid"/>
                                  <w14:round/>
                                </w14:textOutline>
                              </w:rPr>
                            </w:pPr>
                            <w:r w:rsidRPr="00265E53">
                              <w:rPr>
                                <w:color w:val="F7CAAC" w:themeColor="accent2" w:themeTint="66"/>
                                <w:sz w:val="28"/>
                                <w:szCs w:val="28"/>
                                <w14:textOutline w14:w="22225" w14:cap="flat" w14:cmpd="sng" w14:algn="ctr">
                                  <w14:solidFill>
                                    <w14:schemeClr w14:val="accent2"/>
                                  </w14:solidFill>
                                  <w14:prstDash w14:val="solid"/>
                                  <w14:round/>
                                </w14:textOutline>
                              </w:rPr>
                              <w:t>DP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mo="http://schemas.microsoft.com/office/mac/office/2008/main" xmlns:mv="urn:schemas-microsoft-com:mac:v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09608B2" id="Text Box 12" o:spid="_x0000_s1044" type="#_x0000_t202" style="position:absolute;margin-left:39.75pt;margin-top:193.2pt;width:54.75pt;height:27.2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" filled="f" stroked="f">
                <v:textbox>
                  <w:txbxContent>
                    <w:p w14:paraId="1BB1CF55" w14:textId="77777777" w:rsidR="00EE7A82" w:rsidRPr="00265E53" w:rsidRDefault="00EE7A82" w:rsidP="00FD40F3">
                      <w:pPr>
                        <w:bidi/>
                        <w:ind w:left="360"/>
                        <w:jc w:val="center"/>
                        <w:rPr>
                          <w:color w:val="F7CAAC" w:themeColor="accent2" w:themeTint="66"/>
                          <w:sz w:val="28"/>
                          <w:szCs w:val="28"/>
                          <w14:textOutline w14:w="22225" w14:cap="flat" w14:cmpd="sng" w14:algn="ctr">
                            <w14:solidFill>
                              <w14:schemeClr w14:val="accent2"/>
                            </w14:solidFill>
                            <w14:prstDash w14:val="solid"/>
                            <w14:round/>
                          </w14:textOutline>
                        </w:rPr>
                      </w:pPr>
                      <w:r w:rsidRPr="00265E53">
                        <w:rPr>
                          <w:color w:val="F7CAAC" w:themeColor="accent2" w:themeTint="66"/>
                          <w:sz w:val="28"/>
                          <w:szCs w:val="28"/>
                          <w14:textOutline w14:w="22225" w14:cap="flat" w14:cmpd="sng" w14:algn="ctr">
                            <w14:solidFill>
                              <w14:schemeClr w14:val="accent2"/>
                            </w14:solidFill>
                            <w14:prstDash w14:val="solid"/>
                            <w14:round/>
                          </w14:textOutline>
                        </w:rPr>
                        <w:t>DP</w:t>
                      </w:r>
                    </w:p>
                  </w:txbxContent>
                </v:textbox>
                <w10:wrap type="through"/>
              </v:shape>
            </w:pict>
          </mc:Fallback>
        </mc:AlternateContent>
      </w:r>
      <w:r w:rsidR="00FD40F3">
        <w:rPr>
          <w:noProof/>
          <w:lang w:bidi="he-IL"/>
        </w:rPr>
        <mc:AlternateContent>
          <mc:Choice Requires="wps">
            <w:drawing>
              <wp:anchor distT="0" distB="0" distL="114300" distR="114300" simplePos="0" relativeHeight="251664896" behindDoc="0" locked="0" layoutInCell="1" allowOverlap="1" wp14:anchorId="433BF88F" wp14:editId="4A9B6014">
                <wp:simplePos x="0" y="0"/>
                <wp:positionH relativeFrom="column">
                  <wp:posOffset>724535</wp:posOffset>
                </wp:positionH>
                <wp:positionV relativeFrom="paragraph">
                  <wp:posOffset>2374265</wp:posOffset>
                </wp:positionV>
                <wp:extent cx="923925" cy="111760"/>
                <wp:effectExtent l="19050" t="19050" r="9525" b="21590"/>
                <wp:wrapThrough wrapText="bothSides">
                  <wp:wrapPolygon edited="0">
                    <wp:start x="17814" y="-3682"/>
                    <wp:lineTo x="-445" y="-3682"/>
                    <wp:lineTo x="-445" y="22091"/>
                    <wp:lineTo x="4008" y="22091"/>
                    <wp:lineTo x="8016" y="22091"/>
                    <wp:lineTo x="21377" y="3682"/>
                    <wp:lineTo x="21377" y="-3682"/>
                    <wp:lineTo x="17814" y="-3682"/>
                  </wp:wrapPolygon>
                </wp:wrapThrough>
                <wp:docPr id="35" name="Straight Connector 35"/>
                <wp:cNvGraphicFramePr/>
                <a:graphic xmlns:a="http://schemas.openxmlformats.org/drawingml/2006/main">
                  <a:graphicData uri="http://schemas.microsoft.com/office/word/2010/wordprocessingShape">
                    <wps:wsp>
                      <wps:cNvCnPr/>
                      <wps:spPr>
                        <a:xfrm flipH="1">
                          <a:off x="0" y="0"/>
                          <a:ext cx="923925" cy="111760"/>
                        </a:xfrm>
                        <a:prstGeom prst="line">
                          <a:avLst/>
                        </a:prstGeom>
                        <a:ln w="317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5B4921A" id="Straight Connector 35" o:spid="_x0000_s1026" style="position:absolute;flip:x;z-index:251664896;visibility:visible;mso-wrap-style:square;mso-wrap-distance-left:9pt;mso-wrap-distance-top:0;mso-wrap-distance-right:9pt;mso-wrap-distance-bottom:0;mso-position-horizontal:absolute;mso-position-horizontal-relative:text;mso-position-vertical:absolute;mso-position-vertical-relative:text" from="57.05pt,186.95pt" to="129.8pt,19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" strokecolor="red" strokeweight="2.5pt">
                <v:stroke joinstyle="miter"/>
                <w10:wrap type="through"/>
              </v:line>
            </w:pict>
          </mc:Fallback>
        </mc:AlternateContent>
      </w:r>
      <w:r w:rsidR="00FD40F3">
        <w:rPr>
          <w:noProof/>
          <w:lang w:bidi="he-IL"/>
        </w:rPr>
        <mc:AlternateContent>
          <mc:Choice Requires="wps">
            <w:drawing>
              <wp:anchor distT="0" distB="0" distL="114300" distR="114300" simplePos="0" relativeHeight="251685376" behindDoc="0" locked="0" layoutInCell="1" allowOverlap="1" wp14:anchorId="1A12307A" wp14:editId="02B5E605">
                <wp:simplePos x="0" y="0"/>
                <wp:positionH relativeFrom="column">
                  <wp:posOffset>3514725</wp:posOffset>
                </wp:positionH>
                <wp:positionV relativeFrom="paragraph">
                  <wp:posOffset>2355850</wp:posOffset>
                </wp:positionV>
                <wp:extent cx="695325" cy="345440"/>
                <wp:effectExtent l="0" t="0" r="0" b="0"/>
                <wp:wrapThrough wrapText="bothSides">
                  <wp:wrapPolygon edited="0">
                    <wp:start x="1184" y="0"/>
                    <wp:lineTo x="1184" y="20250"/>
                    <wp:lineTo x="19529" y="20250"/>
                    <wp:lineTo x="19529" y="0"/>
                    <wp:lineTo x="1184" y="0"/>
                  </wp:wrapPolygon>
                </wp:wrapThrough>
                <wp:docPr id="19" name="Text Box 19"/>
                <wp:cNvGraphicFramePr/>
                <a:graphic xmlns:a="http://schemas.openxmlformats.org/drawingml/2006/main">
                  <a:graphicData uri="http://schemas.microsoft.com/office/word/2010/wordprocessingShape">
                    <wps:wsp>
                      <wps:cNvSpPr txBox="1"/>
                      <wps:spPr>
                        <a:xfrm>
                          <a:off x="0" y="0"/>
                          <a:ext cx="695325" cy="345440"/>
                        </a:xfrm>
                        <a:prstGeom prst="rect">
                          <a:avLst/>
                        </a:prstGeom>
                        <a:noFill/>
                        <a:ln>
                          <a:noFill/>
                        </a:ln>
                        <a:effectLst/>
                      </wps:spPr>
                      <wps:txbx>
                        <w:txbxContent>
                          <w:p w14:paraId="12B9DDBB" w14:textId="77777777" w:rsidR="00EE7A82" w:rsidRPr="00265E53" w:rsidRDefault="00EE7A82" w:rsidP="00FD40F3">
                            <w:pPr>
                              <w:bidi/>
                              <w:ind w:left="360"/>
                              <w:jc w:val="center"/>
                              <w:rPr>
                                <w:color w:val="F7CAAC" w:themeColor="accent2" w:themeTint="66"/>
                                <w:sz w:val="28"/>
                                <w:szCs w:val="28"/>
                                <w14:textOutline w14:w="22225" w14:cap="flat" w14:cmpd="sng" w14:algn="ctr">
                                  <w14:solidFill>
                                    <w14:schemeClr w14:val="accent2"/>
                                  </w14:solidFill>
                                  <w14:prstDash w14:val="solid"/>
                                  <w14:round/>
                                </w14:textOutline>
                              </w:rPr>
                            </w:pPr>
                            <w:r w:rsidRPr="00265E53">
                              <w:rPr>
                                <w:color w:val="F7CAAC" w:themeColor="accent2" w:themeTint="66"/>
                                <w:sz w:val="28"/>
                                <w:szCs w:val="28"/>
                                <w14:textOutline w14:w="22225" w14:cap="flat" w14:cmpd="sng" w14:algn="ctr">
                                  <w14:solidFill>
                                    <w14:schemeClr w14:val="accent2"/>
                                  </w14:solidFill>
                                  <w14:prstDash w14:val="solid"/>
                                  <w14:round/>
                                </w14:textOutline>
                              </w:rPr>
                              <w:t>DP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mo="http://schemas.microsoft.com/office/mac/office/2008/main" xmlns:mv="urn:schemas-microsoft-com:mac:v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A12307A" id="Text Box 19" o:spid="_x0000_s1042" type="#_x0000_t202" style="position:absolute;margin-left:276.75pt;margin-top:185.5pt;width:54.75pt;height:27.2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" filled="f" stroked="f">
                <v:textbox>
                  <w:txbxContent>
                    <w:p w14:paraId="12B9DDBB" w14:textId="77777777" w:rsidR="00EE7A82" w:rsidRPr="00265E53" w:rsidRDefault="00EE7A82" w:rsidP="00FD40F3">
                      <w:pPr>
                        <w:bidi/>
                        <w:ind w:left="360"/>
                        <w:jc w:val="center"/>
                        <w:rPr>
                          <w:color w:val="F7CAAC" w:themeColor="accent2" w:themeTint="66"/>
                          <w:sz w:val="28"/>
                          <w:szCs w:val="28"/>
                          <w14:textOutline w14:w="22225" w14:cap="flat" w14:cmpd="sng" w14:algn="ctr">
                            <w14:solidFill>
                              <w14:schemeClr w14:val="accent2"/>
                            </w14:solidFill>
                            <w14:prstDash w14:val="solid"/>
                            <w14:round/>
                          </w14:textOutline>
                        </w:rPr>
                      </w:pPr>
                      <w:r w:rsidRPr="00265E53">
                        <w:rPr>
                          <w:color w:val="F7CAAC" w:themeColor="accent2" w:themeTint="66"/>
                          <w:sz w:val="28"/>
                          <w:szCs w:val="28"/>
                          <w14:textOutline w14:w="22225" w14:cap="flat" w14:cmpd="sng" w14:algn="ctr">
                            <w14:solidFill>
                              <w14:schemeClr w14:val="accent2"/>
                            </w14:solidFill>
                            <w14:prstDash w14:val="solid"/>
                            <w14:round/>
                          </w14:textOutline>
                        </w:rPr>
                        <w:t>DP</w:t>
                      </w:r>
                    </w:p>
                  </w:txbxContent>
                </v:textbox>
                <w10:wrap type="through"/>
              </v:shape>
            </w:pict>
          </mc:Fallback>
        </mc:AlternateContent>
      </w:r>
      <w:r w:rsidR="00FD40F3">
        <w:rPr>
          <w:noProof/>
          <w:lang w:bidi="he-IL"/>
        </w:rPr>
        <mc:AlternateContent>
          <mc:Choice Requires="wps">
            <w:drawing>
              <wp:anchor distT="0" distB="0" distL="114300" distR="114300" simplePos="0" relativeHeight="251672064" behindDoc="0" locked="0" layoutInCell="1" allowOverlap="1" wp14:anchorId="5D97A5F5" wp14:editId="46E28529">
                <wp:simplePos x="0" y="0"/>
                <wp:positionH relativeFrom="column">
                  <wp:posOffset>3304540</wp:posOffset>
                </wp:positionH>
                <wp:positionV relativeFrom="paragraph">
                  <wp:posOffset>2422525</wp:posOffset>
                </wp:positionV>
                <wp:extent cx="568325" cy="9525"/>
                <wp:effectExtent l="19050" t="19050" r="3175" b="28575"/>
                <wp:wrapThrough wrapText="bothSides">
                  <wp:wrapPolygon edited="0">
                    <wp:start x="-724" y="-43200"/>
                    <wp:lineTo x="-724" y="43200"/>
                    <wp:lineTo x="20997" y="43200"/>
                    <wp:lineTo x="20997" y="-43200"/>
                    <wp:lineTo x="-724" y="-43200"/>
                  </wp:wrapPolygon>
                </wp:wrapThrough>
                <wp:docPr id="52" name="Straight Connector 52"/>
                <wp:cNvGraphicFramePr/>
                <a:graphic xmlns:a="http://schemas.openxmlformats.org/drawingml/2006/main">
                  <a:graphicData uri="http://schemas.microsoft.com/office/word/2010/wordprocessingShape">
                    <wps:wsp>
                      <wps:cNvCnPr/>
                      <wps:spPr>
                        <a:xfrm flipH="1" flipV="1">
                          <a:off x="0" y="0"/>
                          <a:ext cx="568325" cy="9525"/>
                        </a:xfrm>
                        <a:prstGeom prst="line">
                          <a:avLst/>
                        </a:prstGeom>
                        <a:ln w="317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mo="http://schemas.microsoft.com/office/mac/office/2008/main" xmlns:mv="urn:schemas-microsoft-com:mac:v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6E137B0" id="Straight Connector 52" o:spid="_x0000_s1026" style="position:absolute;flip:x y;z-index:251672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0.2pt,190.75pt" to="304.95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" strokecolor="red" strokeweight="2.5pt">
                <v:stroke joinstyle="miter"/>
                <w10:wrap type="through"/>
              </v:line>
            </w:pict>
          </mc:Fallback>
        </mc:AlternateContent>
      </w:r>
      <w:r w:rsidR="00FD40F3">
        <w:rPr>
          <w:noProof/>
          <w:lang w:bidi="he-IL"/>
        </w:rPr>
        <mc:AlternateContent>
          <mc:Choice Requires="wps">
            <w:drawing>
              <wp:anchor distT="0" distB="0" distL="114300" distR="114300" simplePos="0" relativeHeight="251670016" behindDoc="0" locked="0" layoutInCell="1" allowOverlap="1" wp14:anchorId="54B18B67" wp14:editId="77611861">
                <wp:simplePos x="0" y="0"/>
                <wp:positionH relativeFrom="column">
                  <wp:posOffset>611505</wp:posOffset>
                </wp:positionH>
                <wp:positionV relativeFrom="paragraph">
                  <wp:posOffset>532765</wp:posOffset>
                </wp:positionV>
                <wp:extent cx="570865" cy="457200"/>
                <wp:effectExtent l="0" t="0" r="19685" b="19050"/>
                <wp:wrapThrough wrapText="bothSides">
                  <wp:wrapPolygon edited="0">
                    <wp:start x="5766" y="0"/>
                    <wp:lineTo x="0" y="3600"/>
                    <wp:lineTo x="0" y="17100"/>
                    <wp:lineTo x="5046" y="21600"/>
                    <wp:lineTo x="16578" y="21600"/>
                    <wp:lineTo x="21624" y="17100"/>
                    <wp:lineTo x="21624" y="3600"/>
                    <wp:lineTo x="15858" y="0"/>
                    <wp:lineTo x="5766" y="0"/>
                  </wp:wrapPolygon>
                </wp:wrapThrough>
                <wp:docPr id="50" name="Oval 50"/>
                <wp:cNvGraphicFramePr/>
                <a:graphic xmlns:a="http://schemas.openxmlformats.org/drawingml/2006/main">
                  <a:graphicData uri="http://schemas.microsoft.com/office/word/2010/wordprocessingShape">
                    <wps:wsp>
                      <wps:cNvSpPr/>
                      <wps:spPr>
                        <a:xfrm>
                          <a:off x="0" y="0"/>
                          <a:ext cx="570865" cy="4572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830F0C" w14:textId="4A9F98B5" w:rsidR="00EE7A82" w:rsidRPr="009D5ED3" w:rsidRDefault="00EE7A82" w:rsidP="009D5ED3">
                            <w:pPr>
                              <w:jc w:val="center"/>
                              <w:rPr>
                                <w:color w:val="000000" w:themeColor="text1"/>
                              </w:rPr>
                            </w:pPr>
                            <w:r>
                              <w:rPr>
                                <w:color w:val="000000" w:themeColor="text1"/>
                              </w:rPr>
                              <w:t>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54B18B67" id="Oval 50" o:spid="_x0000_s1046" style="position:absolute;margin-left:48.15pt;margin-top:41.95pt;width:44.95pt;height:36pt;z-index:251670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" fillcolor="white [3212]" strokecolor="black [3213]" strokeweight="1pt">
                <v:stroke joinstyle="miter"/>
                <v:textbox>
                  <w:txbxContent>
                    <w:p w14:paraId="3B830F0C" w14:textId="4A9F98B5" w:rsidR="00EE7A82" w:rsidRPr="009D5ED3" w:rsidRDefault="00EE7A82" w:rsidP="009D5ED3">
                      <w:pPr>
                        <w:jc w:val="center"/>
                        <w:rPr>
                          <w:color w:val="000000" w:themeColor="text1"/>
                        </w:rPr>
                      </w:pPr>
                      <w:r>
                        <w:rPr>
                          <w:color w:val="000000" w:themeColor="text1"/>
                        </w:rPr>
                        <w:t>01</w:t>
                      </w:r>
                    </w:p>
                  </w:txbxContent>
                </v:textbox>
                <w10:wrap type="through"/>
              </v:oval>
            </w:pict>
          </mc:Fallback>
        </mc:AlternateContent>
      </w:r>
      <w:r w:rsidR="00FD40F3">
        <w:rPr>
          <w:noProof/>
          <w:lang w:bidi="he-IL"/>
        </w:rPr>
        <mc:AlternateContent>
          <mc:Choice Requires="wps">
            <w:drawing>
              <wp:anchor distT="0" distB="0" distL="114300" distR="114300" simplePos="0" relativeHeight="251675136" behindDoc="0" locked="0" layoutInCell="1" allowOverlap="1" wp14:anchorId="788E8843" wp14:editId="3ECB64A8">
                <wp:simplePos x="0" y="0"/>
                <wp:positionH relativeFrom="column">
                  <wp:posOffset>631825</wp:posOffset>
                </wp:positionH>
                <wp:positionV relativeFrom="paragraph">
                  <wp:posOffset>594995</wp:posOffset>
                </wp:positionV>
                <wp:extent cx="570865" cy="457200"/>
                <wp:effectExtent l="0" t="0" r="635" b="0"/>
                <wp:wrapThrough wrapText="bothSides">
                  <wp:wrapPolygon edited="0">
                    <wp:start x="5766" y="0"/>
                    <wp:lineTo x="0" y="3600"/>
                    <wp:lineTo x="0" y="16200"/>
                    <wp:lineTo x="3604" y="20700"/>
                    <wp:lineTo x="5046" y="20700"/>
                    <wp:lineTo x="16578" y="20700"/>
                    <wp:lineTo x="20903" y="17100"/>
                    <wp:lineTo x="20903" y="4500"/>
                    <wp:lineTo x="15858" y="0"/>
                    <wp:lineTo x="5766" y="0"/>
                  </wp:wrapPolygon>
                </wp:wrapThrough>
                <wp:docPr id="56" name="Oval 56"/>
                <wp:cNvGraphicFramePr/>
                <a:graphic xmlns:a="http://schemas.openxmlformats.org/drawingml/2006/main">
                  <a:graphicData uri="http://schemas.microsoft.com/office/word/2010/wordprocessingShape">
                    <wps:wsp>
                      <wps:cNvSpPr/>
                      <wps:spPr>
                        <a:xfrm>
                          <a:off x="0" y="0"/>
                          <a:ext cx="570865" cy="457200"/>
                        </a:xfrm>
                        <a:prstGeom prst="ellipse">
                          <a:avLst/>
                        </a:prstGeom>
                        <a:solidFill>
                          <a:srgbClr val="FFFF00">
                            <a:alpha val="23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12A3B0A" id="Oval 56" o:spid="_x0000_s1026" style="position:absolute;margin-left:49.75pt;margin-top:46.85pt;width:44.95pt;height:36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" fillcolor="yellow" stroked="f" strokeweight="1pt">
                <v:fill opacity="15163f"/>
                <v:stroke joinstyle="miter"/>
                <w10:wrap type="through"/>
              </v:oval>
            </w:pict>
          </mc:Fallback>
        </mc:AlternateContent>
      </w:r>
      <w:r w:rsidR="00FD40F3">
        <w:rPr>
          <w:noProof/>
          <w:lang w:bidi="he-IL"/>
        </w:rPr>
        <mc:AlternateContent>
          <mc:Choice Requires="wps">
            <w:drawing>
              <wp:anchor distT="0" distB="0" distL="114300" distR="114300" simplePos="0" relativeHeight="251666944" behindDoc="0" locked="0" layoutInCell="1" allowOverlap="1" wp14:anchorId="31E3DFA6" wp14:editId="2151E9AC">
                <wp:simplePos x="0" y="0"/>
                <wp:positionH relativeFrom="column">
                  <wp:posOffset>2639060</wp:posOffset>
                </wp:positionH>
                <wp:positionV relativeFrom="paragraph">
                  <wp:posOffset>757555</wp:posOffset>
                </wp:positionV>
                <wp:extent cx="1255395" cy="0"/>
                <wp:effectExtent l="19050" t="19050" r="1905" b="19050"/>
                <wp:wrapThrough wrapText="bothSides">
                  <wp:wrapPolygon edited="0">
                    <wp:start x="-328" y="-1"/>
                    <wp:lineTo x="-328" y="-1"/>
                    <wp:lineTo x="21305" y="-1"/>
                    <wp:lineTo x="21305" y="-1"/>
                    <wp:lineTo x="-328" y="-1"/>
                  </wp:wrapPolygon>
                </wp:wrapThrough>
                <wp:docPr id="37" name="Straight Connector 37"/>
                <wp:cNvGraphicFramePr/>
                <a:graphic xmlns:a="http://schemas.openxmlformats.org/drawingml/2006/main">
                  <a:graphicData uri="http://schemas.microsoft.com/office/word/2010/wordprocessingShape">
                    <wps:wsp>
                      <wps:cNvCnPr/>
                      <wps:spPr>
                        <a:xfrm flipH="1">
                          <a:off x="0" y="0"/>
                          <a:ext cx="1255395" cy="0"/>
                        </a:xfrm>
                        <a:prstGeom prst="line">
                          <a:avLst/>
                        </a:prstGeom>
                        <a:ln w="317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C0F990F" id="Straight Connector 37" o:spid="_x0000_s1026" style="position:absolute;flip:x;z-index:251666944;visibility:visible;mso-wrap-style:square;mso-wrap-distance-left:9pt;mso-wrap-distance-top:0;mso-wrap-distance-right:9pt;mso-wrap-distance-bottom:0;mso-position-horizontal:absolute;mso-position-horizontal-relative:text;mso-position-vertical:absolute;mso-position-vertical-relative:text" from="207.8pt,59.65pt" to="306.65pt,5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" strokecolor="red" strokeweight="2.5pt">
                <v:stroke joinstyle="miter"/>
                <w10:wrap type="through"/>
              </v:line>
            </w:pict>
          </mc:Fallback>
        </mc:AlternateContent>
      </w:r>
      <w:r w:rsidR="00FD40F3">
        <w:rPr>
          <w:noProof/>
          <w:lang w:bidi="he-IL"/>
        </w:rPr>
        <w:drawing>
          <wp:anchor distT="0" distB="0" distL="114300" distR="114300" simplePos="0" relativeHeight="251660800" behindDoc="0" locked="0" layoutInCell="1" allowOverlap="1" wp14:anchorId="6270D5E3" wp14:editId="7FF680D5">
            <wp:simplePos x="0" y="0"/>
            <wp:positionH relativeFrom="column">
              <wp:posOffset>-176530</wp:posOffset>
            </wp:positionH>
            <wp:positionV relativeFrom="paragraph">
              <wp:posOffset>187325</wp:posOffset>
            </wp:positionV>
            <wp:extent cx="5727700" cy="2860040"/>
            <wp:effectExtent l="0" t="0" r="6350" b="0"/>
            <wp:wrapThrough wrapText="bothSides">
              <wp:wrapPolygon edited="0">
                <wp:start x="0" y="0"/>
                <wp:lineTo x="0" y="21437"/>
                <wp:lineTo x="21552" y="21437"/>
                <wp:lineTo x="21552"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27700" cy="2860040"/>
                    </a:xfrm>
                    <a:prstGeom prst="rect">
                      <a:avLst/>
                    </a:prstGeom>
                  </pic:spPr>
                </pic:pic>
              </a:graphicData>
            </a:graphic>
          </wp:anchor>
        </w:drawing>
      </w:r>
      <w:r w:rsidR="00FD40F3">
        <w:rPr>
          <w:noProof/>
          <w:lang w:bidi="he-IL"/>
        </w:rPr>
        <mc:AlternateContent>
          <mc:Choice Requires="wps">
            <w:drawing>
              <wp:anchor distT="0" distB="0" distL="114300" distR="114300" simplePos="0" relativeHeight="251665920" behindDoc="0" locked="0" layoutInCell="1" allowOverlap="1" wp14:anchorId="68F7F939" wp14:editId="188F7B47">
                <wp:simplePos x="0" y="0"/>
                <wp:positionH relativeFrom="column">
                  <wp:posOffset>4352925</wp:posOffset>
                </wp:positionH>
                <wp:positionV relativeFrom="paragraph">
                  <wp:posOffset>955675</wp:posOffset>
                </wp:positionV>
                <wp:extent cx="118110" cy="619125"/>
                <wp:effectExtent l="19050" t="19050" r="34290" b="9525"/>
                <wp:wrapThrough wrapText="bothSides">
                  <wp:wrapPolygon edited="0">
                    <wp:start x="-3484" y="-665"/>
                    <wp:lineTo x="-3484" y="6646"/>
                    <wp:lineTo x="10452" y="21268"/>
                    <wp:lineTo x="24387" y="21268"/>
                    <wp:lineTo x="24387" y="21268"/>
                    <wp:lineTo x="20903" y="11298"/>
                    <wp:lineTo x="10452" y="-665"/>
                    <wp:lineTo x="-3484" y="-665"/>
                  </wp:wrapPolygon>
                </wp:wrapThrough>
                <wp:docPr id="36" name="Straight Connector 36"/>
                <wp:cNvGraphicFramePr/>
                <a:graphic xmlns:a="http://schemas.openxmlformats.org/drawingml/2006/main">
                  <a:graphicData uri="http://schemas.microsoft.com/office/word/2010/wordprocessingShape">
                    <wps:wsp>
                      <wps:cNvCnPr/>
                      <wps:spPr>
                        <a:xfrm flipH="1" flipV="1">
                          <a:off x="0" y="0"/>
                          <a:ext cx="118110" cy="619125"/>
                        </a:xfrm>
                        <a:prstGeom prst="line">
                          <a:avLst/>
                        </a:prstGeom>
                        <a:ln w="317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mo="http://schemas.microsoft.com/office/mac/office/2008/main" xmlns:mv="urn:schemas-microsoft-com:mac:v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DC7A289" id="Straight Connector 36" o:spid="_x0000_s1026" style="position:absolute;flip:x y;z-index:251665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2.75pt,75.25pt" to="352.05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" strokecolor="red" strokeweight="2.5pt">
                <v:stroke joinstyle="miter"/>
                <w10:wrap type="through"/>
              </v:line>
            </w:pict>
          </mc:Fallback>
        </mc:AlternateContent>
      </w:r>
      <w:r w:rsidR="00FD40F3">
        <w:rPr>
          <w:noProof/>
          <w:lang w:bidi="he-IL"/>
        </w:rPr>
        <mc:AlternateContent>
          <mc:Choice Requires="wps">
            <w:drawing>
              <wp:anchor distT="0" distB="0" distL="114300" distR="114300" simplePos="0" relativeHeight="251661824" behindDoc="0" locked="0" layoutInCell="1" allowOverlap="1" wp14:anchorId="799B3DFE" wp14:editId="1A87856D">
                <wp:simplePos x="0" y="0"/>
                <wp:positionH relativeFrom="column">
                  <wp:posOffset>3646170</wp:posOffset>
                </wp:positionH>
                <wp:positionV relativeFrom="paragraph">
                  <wp:posOffset>1569720</wp:posOffset>
                </wp:positionV>
                <wp:extent cx="457835" cy="671195"/>
                <wp:effectExtent l="19050" t="19050" r="37465" b="33655"/>
                <wp:wrapThrough wrapText="bothSides">
                  <wp:wrapPolygon edited="0">
                    <wp:start x="-899" y="-613"/>
                    <wp:lineTo x="-899" y="1839"/>
                    <wp:lineTo x="17975" y="22070"/>
                    <wp:lineTo x="22469" y="22070"/>
                    <wp:lineTo x="21570" y="19618"/>
                    <wp:lineTo x="2696" y="-613"/>
                    <wp:lineTo x="-899" y="-613"/>
                  </wp:wrapPolygon>
                </wp:wrapThrough>
                <wp:docPr id="31" name="Straight Connector 31"/>
                <wp:cNvGraphicFramePr/>
                <a:graphic xmlns:a="http://schemas.openxmlformats.org/drawingml/2006/main">
                  <a:graphicData uri="http://schemas.microsoft.com/office/word/2010/wordprocessingShape">
                    <wps:wsp>
                      <wps:cNvCnPr/>
                      <wps:spPr>
                        <a:xfrm>
                          <a:off x="0" y="0"/>
                          <a:ext cx="457835" cy="671195"/>
                        </a:xfrm>
                        <a:prstGeom prst="line">
                          <a:avLst/>
                        </a:prstGeom>
                        <a:ln w="317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95CA61E" id="Straight Connector 31" o:spid="_x0000_s1026" style="position:absolute;z-index:251661824;visibility:visible;mso-wrap-style:square;mso-wrap-distance-left:9pt;mso-wrap-distance-top:0;mso-wrap-distance-right:9pt;mso-wrap-distance-bottom:0;mso-position-horizontal:absolute;mso-position-horizontal-relative:text;mso-position-vertical:absolute;mso-position-vertical-relative:text" from="287.1pt,123.6pt" to="323.15pt,17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" strokecolor="red" strokeweight="2.5pt">
                <v:stroke joinstyle="miter"/>
                <w10:wrap type="through"/>
              </v:line>
            </w:pict>
          </mc:Fallback>
        </mc:AlternateContent>
      </w:r>
      <w:r w:rsidR="00FD40F3">
        <w:rPr>
          <w:noProof/>
          <w:lang w:bidi="he-IL"/>
        </w:rPr>
        <mc:AlternateContent>
          <mc:Choice Requires="wps">
            <w:drawing>
              <wp:anchor distT="0" distB="0" distL="114300" distR="114300" simplePos="0" relativeHeight="251687424" behindDoc="0" locked="0" layoutInCell="1" allowOverlap="1" wp14:anchorId="6352DA79" wp14:editId="64970A11">
                <wp:simplePos x="0" y="0"/>
                <wp:positionH relativeFrom="column">
                  <wp:posOffset>3960495</wp:posOffset>
                </wp:positionH>
                <wp:positionV relativeFrom="paragraph">
                  <wp:posOffset>1971675</wp:posOffset>
                </wp:positionV>
                <wp:extent cx="695325" cy="345440"/>
                <wp:effectExtent l="0" t="0" r="0" b="0"/>
                <wp:wrapThrough wrapText="bothSides">
                  <wp:wrapPolygon edited="0">
                    <wp:start x="1184" y="0"/>
                    <wp:lineTo x="1184" y="20250"/>
                    <wp:lineTo x="19529" y="20250"/>
                    <wp:lineTo x="19529" y="0"/>
                    <wp:lineTo x="1184" y="0"/>
                  </wp:wrapPolygon>
                </wp:wrapThrough>
                <wp:docPr id="21" name="Text Box 21"/>
                <wp:cNvGraphicFramePr/>
                <a:graphic xmlns:a="http://schemas.openxmlformats.org/drawingml/2006/main">
                  <a:graphicData uri="http://schemas.microsoft.com/office/word/2010/wordprocessingShape">
                    <wps:wsp>
                      <wps:cNvSpPr txBox="1"/>
                      <wps:spPr>
                        <a:xfrm>
                          <a:off x="0" y="0"/>
                          <a:ext cx="695325" cy="345440"/>
                        </a:xfrm>
                        <a:prstGeom prst="rect">
                          <a:avLst/>
                        </a:prstGeom>
                        <a:noFill/>
                        <a:ln>
                          <a:noFill/>
                        </a:ln>
                        <a:effectLst/>
                      </wps:spPr>
                      <wps:txbx>
                        <w:txbxContent>
                          <w:p w14:paraId="76DAEBEF" w14:textId="77777777" w:rsidR="00EE7A82" w:rsidRPr="00265E53" w:rsidRDefault="00EE7A82" w:rsidP="00FD40F3">
                            <w:pPr>
                              <w:bidi/>
                              <w:ind w:left="360"/>
                              <w:jc w:val="center"/>
                              <w:rPr>
                                <w:color w:val="F7CAAC" w:themeColor="accent2" w:themeTint="66"/>
                                <w:sz w:val="28"/>
                                <w:szCs w:val="28"/>
                                <w14:textOutline w14:w="22225" w14:cap="flat" w14:cmpd="sng" w14:algn="ctr">
                                  <w14:solidFill>
                                    <w14:schemeClr w14:val="accent2"/>
                                  </w14:solidFill>
                                  <w14:prstDash w14:val="solid"/>
                                  <w14:round/>
                                </w14:textOutline>
                              </w:rPr>
                            </w:pPr>
                            <w:r w:rsidRPr="00265E53">
                              <w:rPr>
                                <w:color w:val="F7CAAC" w:themeColor="accent2" w:themeTint="66"/>
                                <w:sz w:val="28"/>
                                <w:szCs w:val="28"/>
                                <w14:textOutline w14:w="22225" w14:cap="flat" w14:cmpd="sng" w14:algn="ctr">
                                  <w14:solidFill>
                                    <w14:schemeClr w14:val="accent2"/>
                                  </w14:solidFill>
                                  <w14:prstDash w14:val="solid"/>
                                  <w14:round/>
                                </w14:textOutline>
                              </w:rPr>
                              <w:t>DP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mo="http://schemas.microsoft.com/office/mac/office/2008/main" xmlns:mv="urn:schemas-microsoft-com:mac:v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352DA79" id="Text Box 21" o:spid="_x0000_s1047" type="#_x0000_t202" style="position:absolute;margin-left:311.85pt;margin-top:155.25pt;width:54.75pt;height:27.2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" filled="f" stroked="f">
                <v:textbox>
                  <w:txbxContent>
                    <w:p w14:paraId="76DAEBEF" w14:textId="77777777" w:rsidR="00EE7A82" w:rsidRPr="00265E53" w:rsidRDefault="00EE7A82" w:rsidP="00FD40F3">
                      <w:pPr>
                        <w:bidi/>
                        <w:ind w:left="360"/>
                        <w:jc w:val="center"/>
                        <w:rPr>
                          <w:color w:val="F7CAAC" w:themeColor="accent2" w:themeTint="66"/>
                          <w:sz w:val="28"/>
                          <w:szCs w:val="28"/>
                          <w14:textOutline w14:w="22225" w14:cap="flat" w14:cmpd="sng" w14:algn="ctr">
                            <w14:solidFill>
                              <w14:schemeClr w14:val="accent2"/>
                            </w14:solidFill>
                            <w14:prstDash w14:val="solid"/>
                            <w14:round/>
                          </w14:textOutline>
                        </w:rPr>
                      </w:pPr>
                      <w:r w:rsidRPr="00265E53">
                        <w:rPr>
                          <w:color w:val="F7CAAC" w:themeColor="accent2" w:themeTint="66"/>
                          <w:sz w:val="28"/>
                          <w:szCs w:val="28"/>
                          <w14:textOutline w14:w="22225" w14:cap="flat" w14:cmpd="sng" w14:algn="ctr">
                            <w14:solidFill>
                              <w14:schemeClr w14:val="accent2"/>
                            </w14:solidFill>
                            <w14:prstDash w14:val="solid"/>
                            <w14:round/>
                          </w14:textOutline>
                        </w:rPr>
                        <w:t>DP</w:t>
                      </w:r>
                    </w:p>
                  </w:txbxContent>
                </v:textbox>
                <w10:wrap type="through"/>
              </v:shape>
            </w:pict>
          </mc:Fallback>
        </mc:AlternateContent>
      </w:r>
      <w:r w:rsidR="00FD40F3">
        <w:rPr>
          <w:noProof/>
          <w:lang w:bidi="he-IL"/>
        </w:rPr>
        <mc:AlternateContent>
          <mc:Choice Requires="wps">
            <w:drawing>
              <wp:anchor distT="0" distB="0" distL="114300" distR="114300" simplePos="0" relativeHeight="251683328" behindDoc="0" locked="0" layoutInCell="1" allowOverlap="1" wp14:anchorId="5567FD5C" wp14:editId="6B5B057C">
                <wp:simplePos x="0" y="0"/>
                <wp:positionH relativeFrom="column">
                  <wp:posOffset>4324350</wp:posOffset>
                </wp:positionH>
                <wp:positionV relativeFrom="paragraph">
                  <wp:posOffset>715010</wp:posOffset>
                </wp:positionV>
                <wp:extent cx="695325" cy="345440"/>
                <wp:effectExtent l="0" t="0" r="0" b="0"/>
                <wp:wrapThrough wrapText="bothSides">
                  <wp:wrapPolygon edited="0">
                    <wp:start x="1184" y="0"/>
                    <wp:lineTo x="1184" y="20250"/>
                    <wp:lineTo x="19529" y="20250"/>
                    <wp:lineTo x="19529" y="0"/>
                    <wp:lineTo x="1184" y="0"/>
                  </wp:wrapPolygon>
                </wp:wrapThrough>
                <wp:docPr id="16" name="Text Box 16"/>
                <wp:cNvGraphicFramePr/>
                <a:graphic xmlns:a="http://schemas.openxmlformats.org/drawingml/2006/main">
                  <a:graphicData uri="http://schemas.microsoft.com/office/word/2010/wordprocessingShape">
                    <wps:wsp>
                      <wps:cNvSpPr txBox="1"/>
                      <wps:spPr>
                        <a:xfrm>
                          <a:off x="0" y="0"/>
                          <a:ext cx="695325" cy="345440"/>
                        </a:xfrm>
                        <a:prstGeom prst="rect">
                          <a:avLst/>
                        </a:prstGeom>
                        <a:noFill/>
                        <a:ln>
                          <a:noFill/>
                        </a:ln>
                        <a:effectLst/>
                      </wps:spPr>
                      <wps:txbx>
                        <w:txbxContent>
                          <w:p w14:paraId="5E89D338" w14:textId="77777777" w:rsidR="00EE7A82" w:rsidRPr="00265E53" w:rsidRDefault="00EE7A82" w:rsidP="00FD40F3">
                            <w:pPr>
                              <w:bidi/>
                              <w:ind w:left="360"/>
                              <w:jc w:val="center"/>
                              <w:rPr>
                                <w:color w:val="F7CAAC" w:themeColor="accent2" w:themeTint="66"/>
                                <w:sz w:val="28"/>
                                <w:szCs w:val="28"/>
                                <w14:textOutline w14:w="22225" w14:cap="flat" w14:cmpd="sng" w14:algn="ctr">
                                  <w14:solidFill>
                                    <w14:schemeClr w14:val="accent2"/>
                                  </w14:solidFill>
                                  <w14:prstDash w14:val="solid"/>
                                  <w14:round/>
                                </w14:textOutline>
                              </w:rPr>
                            </w:pPr>
                            <w:r w:rsidRPr="00265E53">
                              <w:rPr>
                                <w:color w:val="F7CAAC" w:themeColor="accent2" w:themeTint="66"/>
                                <w:sz w:val="28"/>
                                <w:szCs w:val="28"/>
                                <w14:textOutline w14:w="22225" w14:cap="flat" w14:cmpd="sng" w14:algn="ctr">
                                  <w14:solidFill>
                                    <w14:schemeClr w14:val="accent2"/>
                                  </w14:solidFill>
                                  <w14:prstDash w14:val="solid"/>
                                  <w14:round/>
                                </w14:textOutline>
                              </w:rPr>
                              <w:t>DP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mo="http://schemas.microsoft.com/office/mac/office/2008/main" xmlns:mv="urn:schemas-microsoft-com:mac:v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67FD5C" id="Text Box 16" o:spid="_x0000_s1048" type="#_x0000_t202" style="position:absolute;margin-left:340.5pt;margin-top:56.3pt;width:54.75pt;height:27.2pt;z-index:25168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" filled="f" stroked="f">
                <v:textbox>
                  <w:txbxContent>
                    <w:p w14:paraId="5E89D338" w14:textId="77777777" w:rsidR="00EE7A82" w:rsidRPr="00265E53" w:rsidRDefault="00EE7A82" w:rsidP="00FD40F3">
                      <w:pPr>
                        <w:bidi/>
                        <w:ind w:left="360"/>
                        <w:jc w:val="center"/>
                        <w:rPr>
                          <w:color w:val="F7CAAC" w:themeColor="accent2" w:themeTint="66"/>
                          <w:sz w:val="28"/>
                          <w:szCs w:val="28"/>
                          <w14:textOutline w14:w="22225" w14:cap="flat" w14:cmpd="sng" w14:algn="ctr">
                            <w14:solidFill>
                              <w14:schemeClr w14:val="accent2"/>
                            </w14:solidFill>
                            <w14:prstDash w14:val="solid"/>
                            <w14:round/>
                          </w14:textOutline>
                        </w:rPr>
                      </w:pPr>
                      <w:r w:rsidRPr="00265E53">
                        <w:rPr>
                          <w:color w:val="F7CAAC" w:themeColor="accent2" w:themeTint="66"/>
                          <w:sz w:val="28"/>
                          <w:szCs w:val="28"/>
                          <w14:textOutline w14:w="22225" w14:cap="flat" w14:cmpd="sng" w14:algn="ctr">
                            <w14:solidFill>
                              <w14:schemeClr w14:val="accent2"/>
                            </w14:solidFill>
                            <w14:prstDash w14:val="solid"/>
                            <w14:round/>
                          </w14:textOutline>
                        </w:rPr>
                        <w:t>DP</w:t>
                      </w:r>
                    </w:p>
                  </w:txbxContent>
                </v:textbox>
                <w10:wrap type="through"/>
              </v:shape>
            </w:pict>
          </mc:Fallback>
        </mc:AlternateContent>
      </w:r>
      <w:r w:rsidR="009D5ED3">
        <w:rPr>
          <w:noProof/>
          <w:lang w:bidi="he-IL"/>
        </w:rPr>
        <mc:AlternateContent>
          <mc:Choice Requires="wps">
            <w:drawing>
              <wp:anchor distT="0" distB="0" distL="114300" distR="114300" simplePos="0" relativeHeight="251662848" behindDoc="0" locked="0" layoutInCell="1" allowOverlap="1" wp14:anchorId="1376D76E" wp14:editId="04FC0F85">
                <wp:simplePos x="0" y="0"/>
                <wp:positionH relativeFrom="column">
                  <wp:posOffset>4326255</wp:posOffset>
                </wp:positionH>
                <wp:positionV relativeFrom="paragraph">
                  <wp:posOffset>1626870</wp:posOffset>
                </wp:positionV>
                <wp:extent cx="452755" cy="682625"/>
                <wp:effectExtent l="0" t="0" r="29845" b="28575"/>
                <wp:wrapThrough wrapText="bothSides">
                  <wp:wrapPolygon edited="0">
                    <wp:start x="18177" y="0"/>
                    <wp:lineTo x="4847" y="12860"/>
                    <wp:lineTo x="0" y="20093"/>
                    <wp:lineTo x="0" y="21700"/>
                    <wp:lineTo x="3635" y="21700"/>
                    <wp:lineTo x="4847" y="21700"/>
                    <wp:lineTo x="21812" y="2411"/>
                    <wp:lineTo x="21812" y="0"/>
                    <wp:lineTo x="18177" y="0"/>
                  </wp:wrapPolygon>
                </wp:wrapThrough>
                <wp:docPr id="32" name="Straight Connector 32"/>
                <wp:cNvGraphicFramePr/>
                <a:graphic xmlns:a="http://schemas.openxmlformats.org/drawingml/2006/main">
                  <a:graphicData uri="http://schemas.microsoft.com/office/word/2010/wordprocessingShape">
                    <wps:wsp>
                      <wps:cNvCnPr/>
                      <wps:spPr>
                        <a:xfrm flipH="1">
                          <a:off x="0" y="0"/>
                          <a:ext cx="452755" cy="682625"/>
                        </a:xfrm>
                        <a:prstGeom prst="line">
                          <a:avLst/>
                        </a:prstGeom>
                        <a:ln w="317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751DE57" id="Straight Connector 32" o:spid="_x0000_s1026" style="position:absolute;flip:x;z-index:251662848;visibility:visible;mso-wrap-style:square;mso-wrap-distance-left:9pt;mso-wrap-distance-top:0;mso-wrap-distance-right:9pt;mso-wrap-distance-bottom:0;mso-position-horizontal:absolute;mso-position-horizontal-relative:text;mso-position-vertical:absolute;mso-position-vertical-relative:text" from="340.65pt,128.1pt" to="376.3pt,18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" strokecolor="red" strokeweight="2.5pt">
                <v:stroke joinstyle="miter"/>
                <w10:wrap type="through"/>
              </v:line>
            </w:pict>
          </mc:Fallback>
        </mc:AlternateContent>
      </w:r>
    </w:p>
    <w:p w14:paraId="7AFFA8AD" w14:textId="77777777" w:rsidR="00A71DFD" w:rsidRDefault="00A71DFD" w:rsidP="00FD40F3">
      <w:pPr>
        <w:bidi/>
        <w:ind w:left="360"/>
        <w:rPr>
          <w:szCs w:val="22"/>
          <w:rtl/>
          <w:lang w:bidi="he-IL"/>
        </w:rPr>
      </w:pPr>
    </w:p>
    <w:p w14:paraId="7B8D3F75" w14:textId="1A713E32" w:rsidR="00FD40F3" w:rsidRPr="00A71DFD" w:rsidRDefault="00FD40F3" w:rsidP="00A71DFD">
      <w:pPr>
        <w:bidi/>
        <w:ind w:left="360"/>
        <w:rPr>
          <w:szCs w:val="22"/>
          <w:rtl/>
          <w:lang w:bidi="he-IL"/>
        </w:rPr>
      </w:pPr>
      <w:r w:rsidRPr="00A71DFD">
        <w:rPr>
          <w:rFonts w:hint="cs"/>
          <w:szCs w:val="22"/>
          <w:rtl/>
          <w:lang w:bidi="he-IL"/>
        </w:rPr>
        <w:t>כעת, חבילות שיגיעו ל</w:t>
      </w:r>
      <w:r w:rsidR="00A71DFD" w:rsidRPr="00A71DFD">
        <w:rPr>
          <w:rFonts w:hint="cs"/>
          <w:szCs w:val="22"/>
          <w:rtl/>
          <w:lang w:bidi="he-IL"/>
        </w:rPr>
        <w:t xml:space="preserve"> </w:t>
      </w:r>
      <w:r w:rsidRPr="00A71DFD">
        <w:rPr>
          <w:szCs w:val="22"/>
          <w:lang w:bidi="he-IL"/>
        </w:rPr>
        <w:t>bridge 01</w:t>
      </w:r>
      <w:r w:rsidR="00A71DFD" w:rsidRPr="00A71DFD">
        <w:rPr>
          <w:rFonts w:hint="cs"/>
          <w:szCs w:val="22"/>
          <w:rtl/>
          <w:lang w:bidi="he-IL"/>
        </w:rPr>
        <w:t xml:space="preserve">(דרך </w:t>
      </w:r>
      <w:r w:rsidR="00A71DFD" w:rsidRPr="00A71DFD">
        <w:rPr>
          <w:szCs w:val="22"/>
          <w:lang w:bidi="he-IL"/>
        </w:rPr>
        <w:t>bridge 35</w:t>
      </w:r>
      <w:r w:rsidR="00A71DFD" w:rsidRPr="00A71DFD">
        <w:rPr>
          <w:rFonts w:hint="cs"/>
          <w:szCs w:val="22"/>
          <w:rtl/>
          <w:lang w:bidi="he-IL"/>
        </w:rPr>
        <w:t>)</w:t>
      </w:r>
      <w:r w:rsidRPr="00A71DFD">
        <w:rPr>
          <w:rFonts w:hint="cs"/>
          <w:szCs w:val="22"/>
          <w:rtl/>
          <w:lang w:bidi="he-IL"/>
        </w:rPr>
        <w:t>, יועברו גם ל</w:t>
      </w:r>
      <w:r w:rsidRPr="00A71DFD">
        <w:rPr>
          <w:szCs w:val="22"/>
          <w:lang w:bidi="he-IL"/>
        </w:rPr>
        <w:t>LAN E</w:t>
      </w:r>
      <w:r w:rsidRPr="00A71DFD">
        <w:rPr>
          <w:rFonts w:hint="cs"/>
          <w:szCs w:val="22"/>
          <w:rtl/>
          <w:lang w:bidi="he-IL"/>
        </w:rPr>
        <w:t xml:space="preserve"> (דרך פורט 2), זאת בניגוד </w:t>
      </w:r>
      <w:r w:rsidR="00A71DFD" w:rsidRPr="00A71DFD">
        <w:rPr>
          <w:rFonts w:hint="cs"/>
          <w:szCs w:val="22"/>
          <w:rtl/>
          <w:lang w:bidi="he-IL"/>
        </w:rPr>
        <w:t xml:space="preserve">לעץ הקודם בו ל- </w:t>
      </w:r>
      <w:r w:rsidR="00A71DFD" w:rsidRPr="00A71DFD">
        <w:rPr>
          <w:szCs w:val="22"/>
          <w:lang w:bidi="he-IL"/>
        </w:rPr>
        <w:t>bridge 11</w:t>
      </w:r>
      <w:r w:rsidR="00A71DFD" w:rsidRPr="00A71DFD">
        <w:rPr>
          <w:rFonts w:hint="cs"/>
          <w:szCs w:val="22"/>
          <w:rtl/>
          <w:lang w:bidi="he-IL"/>
        </w:rPr>
        <w:t xml:space="preserve"> לא היה </w:t>
      </w:r>
      <w:r w:rsidR="00A71DFD" w:rsidRPr="00A71DFD">
        <w:rPr>
          <w:szCs w:val="22"/>
          <w:lang w:bidi="he-IL"/>
        </w:rPr>
        <w:t>designated ports</w:t>
      </w:r>
      <w:r w:rsidR="00A71DFD" w:rsidRPr="00A71DFD">
        <w:rPr>
          <w:rFonts w:hint="cs"/>
          <w:szCs w:val="22"/>
          <w:rtl/>
          <w:lang w:bidi="he-IL"/>
        </w:rPr>
        <w:t xml:space="preserve"> בכלל (בפרט פורט 2</w:t>
      </w:r>
      <w:r w:rsidR="0070720A">
        <w:rPr>
          <w:rFonts w:hint="cs"/>
          <w:szCs w:val="22"/>
          <w:rtl/>
          <w:lang w:bidi="he-IL"/>
        </w:rPr>
        <w:t>, שמוביל ל-</w:t>
      </w:r>
      <w:r w:rsidR="0070720A">
        <w:rPr>
          <w:rFonts w:hint="cs"/>
          <w:szCs w:val="22"/>
          <w:lang w:bidi="he-IL"/>
        </w:rPr>
        <w:t>E</w:t>
      </w:r>
      <w:r w:rsidR="00A71DFD" w:rsidRPr="00A71DFD">
        <w:rPr>
          <w:rFonts w:hint="cs"/>
          <w:szCs w:val="22"/>
          <w:rtl/>
          <w:lang w:bidi="he-IL"/>
        </w:rPr>
        <w:t>).</w:t>
      </w:r>
    </w:p>
    <w:p w14:paraId="2C0FDF54" w14:textId="6A675500" w:rsidR="00C339C9" w:rsidRPr="00C63D1C" w:rsidRDefault="00A71DFD" w:rsidP="00C63D1C">
      <w:pPr>
        <w:bidi/>
        <w:ind w:left="360"/>
        <w:rPr>
          <w:szCs w:val="22"/>
          <w:rtl/>
          <w:lang w:bidi="he-IL"/>
        </w:rPr>
      </w:pPr>
      <w:r w:rsidRPr="00A71DFD">
        <w:rPr>
          <w:rFonts w:hint="cs"/>
          <w:szCs w:val="22"/>
          <w:rtl/>
          <w:lang w:bidi="he-IL"/>
        </w:rPr>
        <w:t>כעת אנו עוברים 2 צמתים(</w:t>
      </w:r>
      <w:r w:rsidRPr="00A71DFD">
        <w:rPr>
          <w:szCs w:val="22"/>
          <w:lang w:bidi="he-IL"/>
        </w:rPr>
        <w:t>bridge</w:t>
      </w:r>
      <w:r w:rsidRPr="00A71DFD">
        <w:rPr>
          <w:rFonts w:hint="cs"/>
          <w:szCs w:val="22"/>
          <w:rtl/>
          <w:lang w:bidi="he-IL"/>
        </w:rPr>
        <w:t xml:space="preserve">ים) בלבד, וזהו </w:t>
      </w:r>
      <w:r w:rsidR="0070720A">
        <w:rPr>
          <w:rFonts w:hint="cs"/>
          <w:szCs w:val="22"/>
          <w:rtl/>
          <w:lang w:bidi="he-IL"/>
        </w:rPr>
        <w:t>המרחק</w:t>
      </w:r>
      <w:r w:rsidRPr="00A71DFD">
        <w:rPr>
          <w:rFonts w:hint="cs"/>
          <w:szCs w:val="22"/>
          <w:rtl/>
          <w:lang w:bidi="he-IL"/>
        </w:rPr>
        <w:t xml:space="preserve"> המינ</w:t>
      </w:r>
      <w:r w:rsidR="0070720A">
        <w:rPr>
          <w:rFonts w:hint="cs"/>
          <w:szCs w:val="22"/>
          <w:rtl/>
          <w:lang w:bidi="he-IL"/>
        </w:rPr>
        <w:t>י</w:t>
      </w:r>
      <w:r w:rsidRPr="00A71DFD">
        <w:rPr>
          <w:rFonts w:hint="cs"/>
          <w:szCs w:val="22"/>
          <w:rtl/>
          <w:lang w:bidi="he-IL"/>
        </w:rPr>
        <w:t>מלי (קודם לכן עברנו 3 צמתים).</w:t>
      </w:r>
    </w:p>
    <w:p w14:paraId="52DE57CE" w14:textId="5197C677" w:rsidR="00A71DFD" w:rsidRPr="00C339C9" w:rsidRDefault="00A71DFD" w:rsidP="00C339C9">
      <w:pPr>
        <w:pStyle w:val="Heading2"/>
        <w:bidi/>
        <w:rPr>
          <w:u w:val="single"/>
          <w:rtl/>
          <w:lang w:bidi="he-IL"/>
        </w:rPr>
      </w:pPr>
      <w:r w:rsidRPr="00C339C9">
        <w:rPr>
          <w:rFonts w:hint="cs"/>
          <w:u w:val="single"/>
          <w:rtl/>
          <w:lang w:bidi="he-IL"/>
        </w:rPr>
        <w:lastRenderedPageBreak/>
        <w:t>שאלה 2</w:t>
      </w:r>
    </w:p>
    <w:p w14:paraId="36711A6F" w14:textId="77F76C88" w:rsidR="00C339C9" w:rsidRPr="00C339C9" w:rsidRDefault="00C339C9" w:rsidP="00C339C9">
      <w:pPr>
        <w:pStyle w:val="Heading2"/>
        <w:bidi/>
        <w:rPr>
          <w:rtl/>
          <w:lang w:bidi="he-IL"/>
        </w:rPr>
      </w:pPr>
      <w:proofErr w:type="spellStart"/>
      <w:r>
        <w:rPr>
          <w:lang w:bidi="he-IL"/>
        </w:rPr>
        <w:t>i</w:t>
      </w:r>
      <w:proofErr w:type="spellEnd"/>
    </w:p>
    <w:p w14:paraId="149C7741" w14:textId="627D864B" w:rsidR="00A71DFD" w:rsidRDefault="004F6546" w:rsidP="008E2193">
      <w:pPr>
        <w:pStyle w:val="Heading3"/>
        <w:bidi/>
        <w:rPr>
          <w:rtl/>
          <w:lang w:bidi="he-IL"/>
        </w:rPr>
      </w:pPr>
      <w:r>
        <w:rPr>
          <w:rFonts w:hint="cs"/>
          <w:rtl/>
          <w:lang w:bidi="he-IL"/>
        </w:rPr>
        <w:t xml:space="preserve">כיוון 1: </w:t>
      </w:r>
      <w:r>
        <w:rPr>
          <w:lang w:bidi="he-IL"/>
        </w:rPr>
        <w:t>bridge</w:t>
      </w:r>
      <w:r>
        <w:rPr>
          <w:rFonts w:hint="cs"/>
          <w:rtl/>
          <w:lang w:bidi="he-IL"/>
        </w:rPr>
        <w:t xml:space="preserve"> מספר </w:t>
      </w:r>
      <w:r>
        <w:rPr>
          <w:lang w:bidi="he-IL"/>
        </w:rPr>
        <w:t>x</w:t>
      </w:r>
      <w:r>
        <w:rPr>
          <w:rFonts w:hint="cs"/>
          <w:rtl/>
          <w:lang w:bidi="he-IL"/>
        </w:rPr>
        <w:t xml:space="preserve"> הוא </w:t>
      </w:r>
      <w:r>
        <w:rPr>
          <w:lang w:bidi="he-IL"/>
        </w:rPr>
        <w:t>root</w:t>
      </w:r>
      <w:r>
        <w:rPr>
          <w:rFonts w:hint="cs"/>
          <w:rtl/>
          <w:lang w:bidi="he-IL"/>
        </w:rPr>
        <w:t xml:space="preserve"> </w:t>
      </w:r>
      <w:r>
        <w:rPr>
          <w:lang w:bidi="he-IL"/>
        </w:rPr>
        <w:sym w:font="Wingdings" w:char="F0E7"/>
      </w:r>
      <w:r>
        <w:rPr>
          <w:rFonts w:hint="cs"/>
          <w:rtl/>
          <w:lang w:bidi="he-IL"/>
        </w:rPr>
        <w:t xml:space="preserve"> אין ל </w:t>
      </w:r>
      <w:r>
        <w:rPr>
          <w:lang w:bidi="he-IL"/>
        </w:rPr>
        <w:t>x</w:t>
      </w:r>
      <w:r>
        <w:rPr>
          <w:rFonts w:hint="cs"/>
          <w:rtl/>
          <w:lang w:bidi="he-IL"/>
        </w:rPr>
        <w:t xml:space="preserve"> </w:t>
      </w:r>
      <w:r>
        <w:rPr>
          <w:lang w:bidi="he-IL"/>
        </w:rPr>
        <w:t xml:space="preserve">root port </w:t>
      </w:r>
    </w:p>
    <w:p w14:paraId="77AED213" w14:textId="77777777" w:rsidR="00A510BA" w:rsidRPr="00A510BA" w:rsidRDefault="00A510BA" w:rsidP="00A510BA">
      <w:pPr>
        <w:bidi/>
        <w:rPr>
          <w:lang w:bidi="he-IL"/>
        </w:rPr>
      </w:pPr>
    </w:p>
    <w:p w14:paraId="4064F0D5" w14:textId="419F8828" w:rsidR="00F652D0" w:rsidRDefault="00395082" w:rsidP="00395082">
      <w:pPr>
        <w:bidi/>
        <w:rPr>
          <w:szCs w:val="22"/>
          <w:rtl/>
          <w:lang w:bidi="he-IL"/>
        </w:rPr>
      </w:pPr>
      <w:r>
        <w:rPr>
          <w:rFonts w:hint="cs"/>
          <w:szCs w:val="22"/>
          <w:u w:val="single"/>
          <w:rtl/>
          <w:lang w:bidi="he-IL"/>
        </w:rPr>
        <w:t xml:space="preserve">חלק 1: </w:t>
      </w:r>
      <w:r w:rsidR="00F652D0" w:rsidRPr="00395082">
        <w:rPr>
          <w:rFonts w:hint="cs"/>
          <w:szCs w:val="22"/>
          <w:u w:val="single"/>
          <w:rtl/>
          <w:lang w:bidi="he-IL"/>
        </w:rPr>
        <w:t>נראה ש</w:t>
      </w:r>
      <w:r w:rsidR="008E2193">
        <w:rPr>
          <w:rFonts w:hint="cs"/>
          <w:szCs w:val="22"/>
          <w:u w:val="single"/>
          <w:rtl/>
          <w:lang w:bidi="he-IL"/>
        </w:rPr>
        <w:t xml:space="preserve"> </w:t>
      </w:r>
      <w:r w:rsidR="00F652D0" w:rsidRPr="00395082">
        <w:rPr>
          <w:szCs w:val="22"/>
          <w:u w:val="single"/>
          <w:lang w:bidi="he-IL"/>
        </w:rPr>
        <w:t>x</w:t>
      </w:r>
      <w:r w:rsidR="00F652D0" w:rsidRPr="00395082">
        <w:rPr>
          <w:rFonts w:hint="cs"/>
          <w:szCs w:val="22"/>
          <w:u w:val="single"/>
          <w:rtl/>
          <w:lang w:bidi="he-IL"/>
        </w:rPr>
        <w:t xml:space="preserve"> </w:t>
      </w:r>
      <w:r>
        <w:rPr>
          <w:rFonts w:hint="cs"/>
          <w:szCs w:val="22"/>
          <w:u w:val="single"/>
          <w:rtl/>
          <w:lang w:bidi="he-IL"/>
        </w:rPr>
        <w:t>יפרסם את הודעת הקונפיג בעלת המרחק הקטן ביותר מה-</w:t>
      </w:r>
      <w:r>
        <w:rPr>
          <w:szCs w:val="22"/>
          <w:u w:val="single"/>
          <w:lang w:bidi="he-IL"/>
        </w:rPr>
        <w:t>root</w:t>
      </w:r>
      <w:r>
        <w:rPr>
          <w:rFonts w:hint="cs"/>
          <w:szCs w:val="22"/>
          <w:u w:val="single"/>
          <w:rtl/>
          <w:lang w:bidi="he-IL"/>
        </w:rPr>
        <w:t>.</w:t>
      </w:r>
      <w:r w:rsidR="00F652D0" w:rsidRPr="00F652D0">
        <w:rPr>
          <w:szCs w:val="22"/>
          <w:rtl/>
          <w:lang w:bidi="he-IL"/>
        </w:rPr>
        <w:br/>
      </w:r>
      <w:proofErr w:type="gramStart"/>
      <w:r w:rsidR="00F652D0">
        <w:rPr>
          <w:szCs w:val="22"/>
          <w:lang w:bidi="he-IL"/>
        </w:rPr>
        <w:t>x</w:t>
      </w:r>
      <w:proofErr w:type="gramEnd"/>
      <w:r w:rsidR="00F652D0">
        <w:rPr>
          <w:rFonts w:hint="cs"/>
          <w:szCs w:val="22"/>
          <w:rtl/>
          <w:lang w:bidi="he-IL"/>
        </w:rPr>
        <w:t xml:space="preserve"> שולח הודעות קונפיג בהם הוא מודיע שמרחקו מה</w:t>
      </w:r>
      <w:r w:rsidR="00F652D0">
        <w:rPr>
          <w:szCs w:val="22"/>
          <w:lang w:bidi="he-IL"/>
        </w:rPr>
        <w:t xml:space="preserve">root </w:t>
      </w:r>
      <w:r w:rsidR="00F652D0">
        <w:rPr>
          <w:rFonts w:hint="cs"/>
          <w:szCs w:val="22"/>
          <w:rtl/>
          <w:lang w:bidi="he-IL"/>
        </w:rPr>
        <w:t xml:space="preserve"> הוא 0. באופן כללי כל </w:t>
      </w:r>
      <w:r w:rsidR="00F652D0">
        <w:rPr>
          <w:szCs w:val="22"/>
          <w:lang w:bidi="he-IL"/>
        </w:rPr>
        <w:t>bridge</w:t>
      </w:r>
      <w:r w:rsidR="00F652D0">
        <w:rPr>
          <w:rFonts w:hint="cs"/>
          <w:szCs w:val="22"/>
          <w:rtl/>
          <w:lang w:bidi="he-IL"/>
        </w:rPr>
        <w:t xml:space="preserve"> </w:t>
      </w:r>
      <w:r w:rsidR="008E2193">
        <w:rPr>
          <w:rFonts w:hint="cs"/>
          <w:szCs w:val="22"/>
          <w:rtl/>
          <w:lang w:bidi="he-IL"/>
        </w:rPr>
        <w:t>ש</w:t>
      </w:r>
      <w:r w:rsidR="00F652D0">
        <w:rPr>
          <w:rFonts w:hint="cs"/>
          <w:szCs w:val="22"/>
          <w:rtl/>
          <w:lang w:bidi="he-IL"/>
        </w:rPr>
        <w:t>מקבל הודעה קונפיג, מוסיף למרחק של ההודעה מה</w:t>
      </w:r>
      <w:r w:rsidR="00F652D0">
        <w:rPr>
          <w:szCs w:val="22"/>
          <w:lang w:bidi="he-IL"/>
        </w:rPr>
        <w:t xml:space="preserve">root </w:t>
      </w:r>
      <w:r w:rsidR="00F652D0">
        <w:rPr>
          <w:rFonts w:hint="cs"/>
          <w:szCs w:val="22"/>
          <w:rtl/>
          <w:lang w:bidi="he-IL"/>
        </w:rPr>
        <w:t xml:space="preserve"> 1, ולאחר מכן בודק האם שווה לו לעבור דרך הפורט ממנו הגיע ההודעה או לא. מיכוון שכל </w:t>
      </w:r>
      <w:r w:rsidR="00F652D0">
        <w:rPr>
          <w:szCs w:val="22"/>
          <w:lang w:bidi="he-IL"/>
        </w:rPr>
        <w:t>bridge</w:t>
      </w:r>
      <w:r w:rsidR="00F652D0">
        <w:rPr>
          <w:rFonts w:hint="cs"/>
          <w:szCs w:val="22"/>
          <w:rtl/>
          <w:lang w:bidi="he-IL"/>
        </w:rPr>
        <w:t xml:space="preserve"> שאינו </w:t>
      </w:r>
      <w:r w:rsidR="00F652D0">
        <w:rPr>
          <w:szCs w:val="22"/>
          <w:lang w:bidi="he-IL"/>
        </w:rPr>
        <w:t>x</w:t>
      </w:r>
      <w:r w:rsidR="00F652D0">
        <w:rPr>
          <w:rFonts w:hint="cs"/>
          <w:szCs w:val="22"/>
          <w:rtl/>
          <w:lang w:bidi="he-IL"/>
        </w:rPr>
        <w:t xml:space="preserve"> יהיה לפחות במרחק 1 ממנו </w:t>
      </w:r>
      <w:r w:rsidR="00F652D0" w:rsidRPr="00F652D0">
        <w:rPr>
          <w:szCs w:val="22"/>
          <w:lang w:bidi="he-IL"/>
        </w:rPr>
        <w:sym w:font="Wingdings" w:char="F0E7"/>
      </w:r>
      <w:r w:rsidR="00F652D0">
        <w:rPr>
          <w:rFonts w:hint="cs"/>
          <w:szCs w:val="22"/>
          <w:rtl/>
          <w:lang w:bidi="he-IL"/>
        </w:rPr>
        <w:t xml:space="preserve"> </w:t>
      </w:r>
    </w:p>
    <w:p w14:paraId="383CDAD9" w14:textId="007F19B3" w:rsidR="004F6546" w:rsidRDefault="00F652D0" w:rsidP="00F652D0">
      <w:pPr>
        <w:bidi/>
        <w:rPr>
          <w:szCs w:val="22"/>
          <w:rtl/>
          <w:lang w:bidi="he-IL"/>
        </w:rPr>
      </w:pPr>
      <w:r>
        <w:rPr>
          <w:rFonts w:hint="cs"/>
          <w:szCs w:val="22"/>
          <w:rtl/>
          <w:lang w:bidi="he-IL"/>
        </w:rPr>
        <w:t xml:space="preserve">כל </w:t>
      </w:r>
      <w:r>
        <w:rPr>
          <w:szCs w:val="22"/>
          <w:lang w:bidi="he-IL"/>
        </w:rPr>
        <w:t>bridge</w:t>
      </w:r>
      <w:r>
        <w:rPr>
          <w:rFonts w:hint="cs"/>
          <w:szCs w:val="22"/>
          <w:rtl/>
          <w:lang w:bidi="he-IL"/>
        </w:rPr>
        <w:t xml:space="preserve"> שאינו </w:t>
      </w:r>
      <w:r>
        <w:rPr>
          <w:szCs w:val="22"/>
          <w:lang w:bidi="he-IL"/>
        </w:rPr>
        <w:t>x</w:t>
      </w:r>
      <w:r>
        <w:rPr>
          <w:rFonts w:hint="cs"/>
          <w:szCs w:val="22"/>
          <w:rtl/>
          <w:lang w:bidi="he-IL"/>
        </w:rPr>
        <w:t xml:space="preserve"> ישלח הודעה שהמרחק ממנו ל-</w:t>
      </w:r>
      <w:r>
        <w:rPr>
          <w:szCs w:val="22"/>
          <w:lang w:bidi="he-IL"/>
        </w:rPr>
        <w:t>root</w:t>
      </w:r>
      <w:r w:rsidR="008E2193">
        <w:rPr>
          <w:rFonts w:hint="cs"/>
          <w:szCs w:val="22"/>
          <w:rtl/>
          <w:lang w:bidi="he-IL"/>
        </w:rPr>
        <w:t xml:space="preserve"> הוא לפחות 1 (</w:t>
      </w:r>
      <w:r w:rsidR="008E2193">
        <w:rPr>
          <w:rFonts w:hint="cs"/>
          <w:szCs w:val="22"/>
          <w:lang w:bidi="he-IL"/>
        </w:rPr>
        <w:t>A</w:t>
      </w:r>
      <w:r w:rsidR="008E2193">
        <w:rPr>
          <w:rFonts w:hint="cs"/>
          <w:szCs w:val="22"/>
          <w:rtl/>
          <w:lang w:bidi="he-IL"/>
        </w:rPr>
        <w:t>)</w:t>
      </w:r>
      <w:r w:rsidR="007A26DC">
        <w:rPr>
          <w:rFonts w:hint="cs"/>
          <w:szCs w:val="22"/>
          <w:rtl/>
          <w:lang w:bidi="he-IL"/>
        </w:rPr>
        <w:t>.</w:t>
      </w:r>
    </w:p>
    <w:p w14:paraId="3B309ADD" w14:textId="77777777" w:rsidR="008E2193" w:rsidRDefault="008E2193" w:rsidP="008E2193">
      <w:pPr>
        <w:bidi/>
        <w:rPr>
          <w:szCs w:val="22"/>
          <w:rtl/>
          <w:lang w:bidi="he-IL"/>
        </w:rPr>
      </w:pPr>
    </w:p>
    <w:p w14:paraId="0AE907E9" w14:textId="77777777" w:rsidR="008E2193" w:rsidRDefault="00F652D0" w:rsidP="00F652D0">
      <w:pPr>
        <w:bidi/>
        <w:rPr>
          <w:szCs w:val="22"/>
          <w:rtl/>
          <w:lang w:bidi="he-IL"/>
        </w:rPr>
      </w:pPr>
      <w:r>
        <w:rPr>
          <w:rFonts w:hint="cs"/>
          <w:szCs w:val="22"/>
          <w:rtl/>
          <w:lang w:bidi="he-IL"/>
        </w:rPr>
        <w:t xml:space="preserve">בנוסף לכך, מיכוון שהפרוטקול מסתמך על כך שאין שני </w:t>
      </w:r>
      <w:r>
        <w:rPr>
          <w:szCs w:val="22"/>
          <w:lang w:bidi="he-IL"/>
        </w:rPr>
        <w:t>bridge</w:t>
      </w:r>
      <w:r>
        <w:rPr>
          <w:rFonts w:hint="cs"/>
          <w:szCs w:val="22"/>
          <w:rtl/>
          <w:lang w:bidi="he-IL"/>
        </w:rPr>
        <w:t xml:space="preserve">ים עם אותו </w:t>
      </w:r>
      <w:r>
        <w:rPr>
          <w:szCs w:val="22"/>
          <w:lang w:bidi="he-IL"/>
        </w:rPr>
        <w:t>id</w:t>
      </w:r>
      <w:r>
        <w:rPr>
          <w:rFonts w:hint="cs"/>
          <w:szCs w:val="22"/>
          <w:rtl/>
          <w:lang w:bidi="he-IL"/>
        </w:rPr>
        <w:t xml:space="preserve"> </w:t>
      </w:r>
      <w:r w:rsidRPr="00F652D0">
        <w:rPr>
          <w:szCs w:val="22"/>
          <w:lang w:bidi="he-IL"/>
        </w:rPr>
        <w:sym w:font="Wingdings" w:char="F0E7"/>
      </w:r>
      <w:r>
        <w:rPr>
          <w:rFonts w:hint="cs"/>
          <w:szCs w:val="22"/>
          <w:rtl/>
          <w:lang w:bidi="he-IL"/>
        </w:rPr>
        <w:t xml:space="preserve"> </w:t>
      </w:r>
    </w:p>
    <w:p w14:paraId="0128BAC3" w14:textId="27098853" w:rsidR="00F652D0" w:rsidRDefault="00F652D0" w:rsidP="008E2193">
      <w:pPr>
        <w:bidi/>
        <w:rPr>
          <w:szCs w:val="22"/>
          <w:rtl/>
          <w:lang w:bidi="he-IL"/>
        </w:rPr>
      </w:pPr>
      <w:r>
        <w:rPr>
          <w:rFonts w:hint="cs"/>
          <w:szCs w:val="22"/>
          <w:rtl/>
          <w:lang w:bidi="he-IL"/>
        </w:rPr>
        <w:t xml:space="preserve">קיים </w:t>
      </w:r>
      <w:r>
        <w:rPr>
          <w:szCs w:val="22"/>
          <w:lang w:bidi="he-IL"/>
        </w:rPr>
        <w:t>root</w:t>
      </w:r>
      <w:r>
        <w:rPr>
          <w:rFonts w:hint="cs"/>
          <w:szCs w:val="22"/>
          <w:rtl/>
          <w:lang w:bidi="he-IL"/>
        </w:rPr>
        <w:t xml:space="preserve"> יחיד </w:t>
      </w:r>
      <w:r w:rsidR="008E2193">
        <w:rPr>
          <w:rFonts w:hint="cs"/>
          <w:szCs w:val="22"/>
          <w:rtl/>
          <w:lang w:bidi="he-IL"/>
        </w:rPr>
        <w:t>(</w:t>
      </w:r>
      <w:r w:rsidR="008E2193">
        <w:rPr>
          <w:rFonts w:hint="cs"/>
          <w:szCs w:val="22"/>
          <w:lang w:bidi="he-IL"/>
        </w:rPr>
        <w:t>B</w:t>
      </w:r>
      <w:r w:rsidR="008E2193">
        <w:rPr>
          <w:rFonts w:hint="cs"/>
          <w:szCs w:val="22"/>
          <w:rtl/>
          <w:lang w:bidi="he-IL"/>
        </w:rPr>
        <w:t>)</w:t>
      </w:r>
      <w:r w:rsidR="007A26DC">
        <w:rPr>
          <w:rFonts w:hint="cs"/>
          <w:szCs w:val="22"/>
          <w:rtl/>
          <w:lang w:bidi="he-IL"/>
        </w:rPr>
        <w:t>.</w:t>
      </w:r>
    </w:p>
    <w:p w14:paraId="7B63CD3F" w14:textId="77777777" w:rsidR="00F652D0" w:rsidRDefault="00F652D0" w:rsidP="00F652D0">
      <w:pPr>
        <w:bidi/>
        <w:rPr>
          <w:szCs w:val="22"/>
          <w:rtl/>
          <w:lang w:bidi="he-IL"/>
        </w:rPr>
      </w:pPr>
    </w:p>
    <w:p w14:paraId="42975145" w14:textId="580309A6" w:rsidR="00F652D0" w:rsidRDefault="00F652D0" w:rsidP="00395082">
      <w:pPr>
        <w:bidi/>
        <w:rPr>
          <w:szCs w:val="22"/>
          <w:rtl/>
          <w:lang w:bidi="he-IL"/>
        </w:rPr>
      </w:pPr>
      <w:r>
        <w:rPr>
          <w:rFonts w:hint="cs"/>
          <w:szCs w:val="22"/>
          <w:rtl/>
          <w:lang w:bidi="he-IL"/>
        </w:rPr>
        <w:t>מ</w:t>
      </w:r>
      <w:r w:rsidR="008E2193">
        <w:rPr>
          <w:rFonts w:hint="cs"/>
          <w:szCs w:val="22"/>
          <w:rtl/>
          <w:lang w:bidi="he-IL"/>
        </w:rPr>
        <w:t xml:space="preserve"> </w:t>
      </w:r>
      <w:r>
        <w:rPr>
          <w:rFonts w:hint="cs"/>
          <w:szCs w:val="22"/>
          <w:rtl/>
          <w:lang w:bidi="he-IL"/>
        </w:rPr>
        <w:t>(</w:t>
      </w:r>
      <w:r w:rsidR="00395082">
        <w:rPr>
          <w:rFonts w:hint="cs"/>
          <w:szCs w:val="22"/>
          <w:lang w:bidi="he-IL"/>
        </w:rPr>
        <w:t>A</w:t>
      </w:r>
      <w:r>
        <w:rPr>
          <w:rFonts w:hint="cs"/>
          <w:szCs w:val="22"/>
          <w:rtl/>
          <w:lang w:bidi="he-IL"/>
        </w:rPr>
        <w:t>) + (</w:t>
      </w:r>
      <w:r w:rsidR="00395082">
        <w:rPr>
          <w:rFonts w:hint="cs"/>
          <w:szCs w:val="22"/>
          <w:lang w:bidi="he-IL"/>
        </w:rPr>
        <w:t>B</w:t>
      </w:r>
      <w:r>
        <w:rPr>
          <w:rFonts w:hint="cs"/>
          <w:szCs w:val="22"/>
          <w:rtl/>
          <w:lang w:bidi="he-IL"/>
        </w:rPr>
        <w:t xml:space="preserve">) נובע כי </w:t>
      </w:r>
      <w:r>
        <w:rPr>
          <w:szCs w:val="22"/>
          <w:lang w:bidi="he-IL"/>
        </w:rPr>
        <w:t>x</w:t>
      </w:r>
      <w:r>
        <w:rPr>
          <w:rFonts w:hint="cs"/>
          <w:szCs w:val="22"/>
          <w:rtl/>
          <w:lang w:bidi="he-IL"/>
        </w:rPr>
        <w:t xml:space="preserve"> הוא היחיד שישלח הודעת קונפיג שמרחקו מה-</w:t>
      </w:r>
      <w:r>
        <w:rPr>
          <w:szCs w:val="22"/>
          <w:lang w:bidi="he-IL"/>
        </w:rPr>
        <w:t>root</w:t>
      </w:r>
      <w:r w:rsidR="00395082">
        <w:rPr>
          <w:rFonts w:hint="cs"/>
          <w:szCs w:val="22"/>
          <w:rtl/>
          <w:lang w:bidi="he-IL"/>
        </w:rPr>
        <w:t xml:space="preserve"> הוא 0, </w:t>
      </w:r>
      <w:r w:rsidR="007A26DC">
        <w:rPr>
          <w:szCs w:val="22"/>
          <w:rtl/>
          <w:lang w:bidi="he-IL"/>
        </w:rPr>
        <w:br/>
      </w:r>
      <w:r w:rsidR="00395082">
        <w:rPr>
          <w:rFonts w:hint="cs"/>
          <w:szCs w:val="22"/>
          <w:rtl/>
          <w:lang w:bidi="he-IL"/>
        </w:rPr>
        <w:t>וכל השאר</w:t>
      </w:r>
      <w:r w:rsidR="007A26DC">
        <w:rPr>
          <w:rFonts w:hint="cs"/>
          <w:szCs w:val="22"/>
          <w:rtl/>
          <w:lang w:bidi="he-IL"/>
        </w:rPr>
        <w:t xml:space="preserve"> ישלחו</w:t>
      </w:r>
      <w:r w:rsidR="00395082">
        <w:rPr>
          <w:rFonts w:hint="cs"/>
          <w:szCs w:val="22"/>
          <w:rtl/>
          <w:lang w:bidi="he-IL"/>
        </w:rPr>
        <w:t xml:space="preserve"> לפחות 1 </w:t>
      </w:r>
      <w:r w:rsidR="00395082" w:rsidRPr="00395082">
        <w:rPr>
          <w:szCs w:val="22"/>
          <w:lang w:bidi="he-IL"/>
        </w:rPr>
        <w:sym w:font="Wingdings" w:char="F0E7"/>
      </w:r>
    </w:p>
    <w:p w14:paraId="781F6D8C" w14:textId="23BE49BC" w:rsidR="00395082" w:rsidRPr="00395082" w:rsidRDefault="00395082" w:rsidP="00F652D0">
      <w:pPr>
        <w:bidi/>
        <w:rPr>
          <w:szCs w:val="22"/>
          <w:u w:val="single"/>
          <w:rtl/>
          <w:lang w:bidi="he-IL"/>
        </w:rPr>
      </w:pPr>
      <w:r w:rsidRPr="00395082">
        <w:rPr>
          <w:b/>
          <w:bCs/>
          <w:szCs w:val="22"/>
          <w:lang w:bidi="he-IL"/>
        </w:rPr>
        <w:t>x</w:t>
      </w:r>
      <w:r w:rsidRPr="00395082">
        <w:rPr>
          <w:rFonts w:hint="cs"/>
          <w:b/>
          <w:bCs/>
          <w:szCs w:val="22"/>
          <w:rtl/>
          <w:lang w:bidi="he-IL"/>
        </w:rPr>
        <w:t xml:space="preserve"> יפרסם את הודע</w:t>
      </w:r>
      <w:r w:rsidR="007A26DC">
        <w:rPr>
          <w:rFonts w:hint="cs"/>
          <w:b/>
          <w:bCs/>
          <w:szCs w:val="22"/>
          <w:rtl/>
          <w:lang w:bidi="he-IL"/>
        </w:rPr>
        <w:t>ת הק</w:t>
      </w:r>
      <w:r w:rsidRPr="00395082">
        <w:rPr>
          <w:rFonts w:hint="cs"/>
          <w:b/>
          <w:bCs/>
          <w:szCs w:val="22"/>
          <w:rtl/>
          <w:lang w:bidi="he-IL"/>
        </w:rPr>
        <w:t>ונפיג בעלת המרחק הקטן ביותר מה-</w:t>
      </w:r>
      <w:r w:rsidRPr="00395082">
        <w:rPr>
          <w:b/>
          <w:bCs/>
          <w:szCs w:val="22"/>
          <w:lang w:bidi="he-IL"/>
        </w:rPr>
        <w:t>root</w:t>
      </w:r>
      <w:r w:rsidRPr="00395082">
        <w:rPr>
          <w:rFonts w:hint="cs"/>
          <w:szCs w:val="22"/>
          <w:rtl/>
          <w:lang w:bidi="he-IL"/>
        </w:rPr>
        <w:t>.</w:t>
      </w:r>
    </w:p>
    <w:p w14:paraId="3EC5EE36" w14:textId="2C91FD4A" w:rsidR="00F652D0" w:rsidRDefault="00F652D0" w:rsidP="00395082">
      <w:pPr>
        <w:bidi/>
        <w:rPr>
          <w:szCs w:val="22"/>
          <w:rtl/>
          <w:lang w:bidi="he-IL"/>
        </w:rPr>
      </w:pPr>
      <w:r>
        <w:rPr>
          <w:szCs w:val="22"/>
          <w:rtl/>
          <w:lang w:bidi="he-IL"/>
        </w:rPr>
        <w:br/>
      </w:r>
      <w:r w:rsidR="00A510BA">
        <w:rPr>
          <w:rFonts w:hint="cs"/>
          <w:szCs w:val="22"/>
          <w:u w:val="single"/>
          <w:rtl/>
          <w:lang w:bidi="he-IL"/>
        </w:rPr>
        <w:t xml:space="preserve">חלק 2: </w:t>
      </w:r>
      <w:r w:rsidR="007A26DC">
        <w:rPr>
          <w:rFonts w:hint="cs"/>
          <w:szCs w:val="22"/>
          <w:u w:val="single"/>
          <w:rtl/>
          <w:lang w:bidi="he-IL"/>
        </w:rPr>
        <w:t xml:space="preserve">כעת </w:t>
      </w:r>
      <w:r w:rsidRPr="00F652D0">
        <w:rPr>
          <w:rFonts w:hint="cs"/>
          <w:szCs w:val="22"/>
          <w:u w:val="single"/>
          <w:rtl/>
          <w:lang w:bidi="he-IL"/>
        </w:rPr>
        <w:t>נראה ש-</w:t>
      </w:r>
      <w:r w:rsidRPr="00F652D0">
        <w:rPr>
          <w:szCs w:val="22"/>
          <w:u w:val="single"/>
          <w:lang w:bidi="he-IL"/>
        </w:rPr>
        <w:t>x</w:t>
      </w:r>
      <w:r w:rsidRPr="00F652D0">
        <w:rPr>
          <w:rFonts w:hint="cs"/>
          <w:szCs w:val="22"/>
          <w:u w:val="single"/>
          <w:rtl/>
          <w:lang w:bidi="he-IL"/>
        </w:rPr>
        <w:t xml:space="preserve"> לא יכול לבחור </w:t>
      </w:r>
      <w:r w:rsidRPr="00F652D0">
        <w:rPr>
          <w:szCs w:val="22"/>
          <w:u w:val="single"/>
          <w:lang w:bidi="he-IL"/>
        </w:rPr>
        <w:t>root port</w:t>
      </w:r>
      <w:r w:rsidR="008C5B04">
        <w:rPr>
          <w:rFonts w:hint="cs"/>
          <w:szCs w:val="22"/>
          <w:u w:val="single"/>
          <w:rtl/>
          <w:lang w:bidi="he-IL"/>
        </w:rPr>
        <w:t>:</w:t>
      </w:r>
    </w:p>
    <w:p w14:paraId="70B8FDA1" w14:textId="1B2A56D3" w:rsidR="00395082" w:rsidRDefault="00395082" w:rsidP="00395082">
      <w:pPr>
        <w:bidi/>
        <w:rPr>
          <w:szCs w:val="22"/>
          <w:rtl/>
          <w:lang w:bidi="he-IL"/>
        </w:rPr>
      </w:pPr>
      <w:r>
        <w:rPr>
          <w:szCs w:val="22"/>
          <w:lang w:bidi="he-IL"/>
        </w:rPr>
        <w:t>Bridge</w:t>
      </w:r>
      <w:r>
        <w:rPr>
          <w:rFonts w:hint="cs"/>
          <w:szCs w:val="22"/>
          <w:rtl/>
          <w:lang w:bidi="he-IL"/>
        </w:rPr>
        <w:t xml:space="preserve"> בוחר את </w:t>
      </w:r>
      <w:r>
        <w:rPr>
          <w:szCs w:val="22"/>
          <w:lang w:bidi="he-IL"/>
        </w:rPr>
        <w:t xml:space="preserve">root </w:t>
      </w:r>
      <w:proofErr w:type="gramStart"/>
      <w:r>
        <w:rPr>
          <w:szCs w:val="22"/>
          <w:lang w:bidi="he-IL"/>
        </w:rPr>
        <w:t xml:space="preserve">port </w:t>
      </w:r>
      <w:r>
        <w:rPr>
          <w:rFonts w:hint="cs"/>
          <w:szCs w:val="22"/>
          <w:rtl/>
          <w:lang w:bidi="he-IL"/>
        </w:rPr>
        <w:t xml:space="preserve"> שלו</w:t>
      </w:r>
      <w:proofErr w:type="gramEnd"/>
      <w:r>
        <w:rPr>
          <w:rFonts w:hint="cs"/>
          <w:szCs w:val="22"/>
          <w:rtl/>
          <w:lang w:bidi="he-IL"/>
        </w:rPr>
        <w:t xml:space="preserve">, ע"י הנוסחא הבאה: הוא בוחר </w:t>
      </w:r>
      <w:r w:rsidR="008E2193">
        <w:rPr>
          <w:rFonts w:hint="cs"/>
          <w:szCs w:val="22"/>
          <w:rtl/>
          <w:lang w:bidi="he-IL"/>
        </w:rPr>
        <w:t xml:space="preserve">כ </w:t>
      </w:r>
      <w:r w:rsidR="008E2193">
        <w:rPr>
          <w:szCs w:val="22"/>
          <w:lang w:bidi="he-IL"/>
        </w:rPr>
        <w:t>root port</w:t>
      </w:r>
      <w:r w:rsidR="008E2193">
        <w:rPr>
          <w:rFonts w:hint="cs"/>
          <w:szCs w:val="22"/>
          <w:rtl/>
          <w:lang w:bidi="he-IL"/>
        </w:rPr>
        <w:t xml:space="preserve"> </w:t>
      </w:r>
      <w:r>
        <w:rPr>
          <w:rFonts w:hint="cs"/>
          <w:szCs w:val="22"/>
          <w:rtl/>
          <w:lang w:bidi="he-IL"/>
        </w:rPr>
        <w:t>את הפורט ממנו התקבלה ההודעה עם המרחק הקטן ביותר ל</w:t>
      </w:r>
      <w:r>
        <w:rPr>
          <w:szCs w:val="22"/>
          <w:lang w:bidi="he-IL"/>
        </w:rPr>
        <w:t>root</w:t>
      </w:r>
      <w:r>
        <w:rPr>
          <w:rFonts w:hint="cs"/>
          <w:szCs w:val="22"/>
          <w:rtl/>
          <w:lang w:bidi="he-IL"/>
        </w:rPr>
        <w:t xml:space="preserve"> ביחס למרחק שהוא כבר יכול להגיע ל</w:t>
      </w:r>
      <w:r>
        <w:rPr>
          <w:szCs w:val="22"/>
          <w:lang w:bidi="he-IL"/>
        </w:rPr>
        <w:t>root</w:t>
      </w:r>
      <w:r>
        <w:rPr>
          <w:rFonts w:hint="cs"/>
          <w:szCs w:val="22"/>
          <w:rtl/>
          <w:lang w:bidi="he-IL"/>
        </w:rPr>
        <w:t>.</w:t>
      </w:r>
      <w:r>
        <w:rPr>
          <w:szCs w:val="22"/>
          <w:rtl/>
          <w:lang w:bidi="he-IL"/>
        </w:rPr>
        <w:br/>
      </w:r>
      <w:r>
        <w:rPr>
          <w:rFonts w:hint="cs"/>
          <w:szCs w:val="22"/>
          <w:rtl/>
          <w:lang w:bidi="he-IL"/>
        </w:rPr>
        <w:t xml:space="preserve">במידה ויש </w:t>
      </w:r>
      <w:r>
        <w:rPr>
          <w:szCs w:val="22"/>
          <w:lang w:bidi="he-IL"/>
        </w:rPr>
        <w:t>port</w:t>
      </w:r>
      <w:r>
        <w:rPr>
          <w:rFonts w:hint="cs"/>
          <w:szCs w:val="22"/>
          <w:rtl/>
          <w:lang w:bidi="he-IL"/>
        </w:rPr>
        <w:t xml:space="preserve">ים עם מרחקים שווים </w:t>
      </w:r>
      <w:r>
        <w:rPr>
          <w:szCs w:val="22"/>
          <w:rtl/>
          <w:lang w:bidi="he-IL"/>
        </w:rPr>
        <w:t>–</w:t>
      </w:r>
      <w:r>
        <w:rPr>
          <w:rFonts w:hint="cs"/>
          <w:szCs w:val="22"/>
          <w:rtl/>
          <w:lang w:bidi="he-IL"/>
        </w:rPr>
        <w:t xml:space="preserve"> הוא בוחר את ה</w:t>
      </w:r>
      <w:r>
        <w:rPr>
          <w:szCs w:val="22"/>
          <w:lang w:bidi="he-IL"/>
        </w:rPr>
        <w:t>port</w:t>
      </w:r>
      <w:r>
        <w:rPr>
          <w:rFonts w:hint="cs"/>
          <w:szCs w:val="22"/>
          <w:rtl/>
          <w:lang w:bidi="he-IL"/>
        </w:rPr>
        <w:t xml:space="preserve"> ממנו נשלחה הודעה מ</w:t>
      </w:r>
      <w:r>
        <w:rPr>
          <w:szCs w:val="22"/>
          <w:lang w:bidi="he-IL"/>
        </w:rPr>
        <w:t>bridge</w:t>
      </w:r>
      <w:r>
        <w:rPr>
          <w:rFonts w:hint="cs"/>
          <w:szCs w:val="22"/>
          <w:rtl/>
          <w:lang w:bidi="he-IL"/>
        </w:rPr>
        <w:t xml:space="preserve"> בעל </w:t>
      </w:r>
      <w:r>
        <w:rPr>
          <w:szCs w:val="22"/>
          <w:lang w:bidi="he-IL"/>
        </w:rPr>
        <w:t>id</w:t>
      </w:r>
      <w:r>
        <w:rPr>
          <w:rFonts w:hint="cs"/>
          <w:szCs w:val="22"/>
          <w:rtl/>
          <w:lang w:bidi="he-IL"/>
        </w:rPr>
        <w:t xml:space="preserve"> קטן יותר (מובטח לנו שכל ה-</w:t>
      </w:r>
      <w:r>
        <w:rPr>
          <w:szCs w:val="22"/>
          <w:lang w:bidi="he-IL"/>
        </w:rPr>
        <w:t>id</w:t>
      </w:r>
      <w:r>
        <w:rPr>
          <w:rFonts w:hint="cs"/>
          <w:szCs w:val="22"/>
          <w:rtl/>
          <w:lang w:bidi="he-IL"/>
        </w:rPr>
        <w:t>ים שונים).</w:t>
      </w:r>
    </w:p>
    <w:p w14:paraId="5A43F025" w14:textId="77777777" w:rsidR="00395082" w:rsidRDefault="00395082" w:rsidP="00395082">
      <w:pPr>
        <w:bidi/>
        <w:rPr>
          <w:szCs w:val="22"/>
          <w:rtl/>
          <w:lang w:bidi="he-IL"/>
        </w:rPr>
      </w:pPr>
    </w:p>
    <w:p w14:paraId="6591A9D8" w14:textId="7DCD363B" w:rsidR="00F652D0" w:rsidRDefault="00395082" w:rsidP="00A510BA">
      <w:pPr>
        <w:bidi/>
        <w:rPr>
          <w:szCs w:val="22"/>
          <w:rtl/>
          <w:lang w:bidi="he-IL"/>
        </w:rPr>
      </w:pPr>
      <w:r w:rsidRPr="00395082">
        <w:rPr>
          <w:rFonts w:hint="cs"/>
          <w:b/>
          <w:bCs/>
          <w:szCs w:val="22"/>
          <w:rtl/>
          <w:lang w:bidi="he-IL"/>
        </w:rPr>
        <w:t>מחלק 1</w:t>
      </w:r>
      <w:r w:rsidRPr="00395082">
        <w:rPr>
          <w:rFonts w:hint="cs"/>
          <w:szCs w:val="22"/>
          <w:rtl/>
          <w:lang w:bidi="he-IL"/>
        </w:rPr>
        <w:t xml:space="preserve"> </w:t>
      </w:r>
      <w:r>
        <w:rPr>
          <w:rFonts w:hint="cs"/>
          <w:szCs w:val="22"/>
          <w:rtl/>
          <w:lang w:bidi="he-IL"/>
        </w:rPr>
        <w:t>נובע שכל ההודעות ש</w:t>
      </w:r>
      <w:r>
        <w:rPr>
          <w:szCs w:val="22"/>
          <w:lang w:bidi="he-IL"/>
        </w:rPr>
        <w:t>x</w:t>
      </w:r>
      <w:r>
        <w:rPr>
          <w:rFonts w:hint="cs"/>
          <w:szCs w:val="22"/>
          <w:rtl/>
          <w:lang w:bidi="he-IL"/>
        </w:rPr>
        <w:t xml:space="preserve"> יקבל תהיה קטנה מהמרחק שלו מ</w:t>
      </w:r>
      <w:r>
        <w:rPr>
          <w:szCs w:val="22"/>
          <w:lang w:bidi="he-IL"/>
        </w:rPr>
        <w:t>root</w:t>
      </w:r>
      <w:r>
        <w:rPr>
          <w:rFonts w:hint="cs"/>
          <w:szCs w:val="22"/>
          <w:rtl/>
          <w:lang w:bidi="he-IL"/>
        </w:rPr>
        <w:t>, ולכן הוא לא יבחר באף אחד מ</w:t>
      </w:r>
      <w:r w:rsidR="00A510BA">
        <w:rPr>
          <w:rFonts w:hint="cs"/>
          <w:szCs w:val="22"/>
          <w:rtl/>
          <w:lang w:bidi="he-IL"/>
        </w:rPr>
        <w:t xml:space="preserve">פורטים </w:t>
      </w:r>
      <w:r>
        <w:rPr>
          <w:rFonts w:hint="cs"/>
          <w:szCs w:val="22"/>
          <w:rtl/>
          <w:lang w:bidi="he-IL"/>
        </w:rPr>
        <w:t>שלו כ</w:t>
      </w:r>
      <w:r>
        <w:rPr>
          <w:szCs w:val="22"/>
          <w:lang w:bidi="he-IL"/>
        </w:rPr>
        <w:t>root port</w:t>
      </w:r>
      <w:r>
        <w:rPr>
          <w:rFonts w:hint="cs"/>
          <w:szCs w:val="22"/>
          <w:rtl/>
          <w:lang w:bidi="he-IL"/>
        </w:rPr>
        <w:t>.</w:t>
      </w:r>
      <w:r>
        <w:rPr>
          <w:szCs w:val="22"/>
          <w:rtl/>
          <w:lang w:bidi="he-IL"/>
        </w:rPr>
        <w:br/>
      </w:r>
    </w:p>
    <w:p w14:paraId="177F9A7E" w14:textId="1CF8C6DD" w:rsidR="008E2193" w:rsidRDefault="008E2193" w:rsidP="00A510BA">
      <w:pPr>
        <w:pStyle w:val="Heading3"/>
        <w:bidi/>
        <w:rPr>
          <w:rtl/>
          <w:lang w:bidi="he-IL"/>
        </w:rPr>
      </w:pPr>
      <w:r>
        <w:rPr>
          <w:rFonts w:hint="cs"/>
          <w:rtl/>
          <w:lang w:bidi="he-IL"/>
        </w:rPr>
        <w:t>כיוון 2: אין ל</w:t>
      </w:r>
      <w:r w:rsidR="00A510BA" w:rsidRPr="00A510BA">
        <w:rPr>
          <w:lang w:bidi="he-IL"/>
        </w:rPr>
        <w:t xml:space="preserve"> </w:t>
      </w:r>
      <w:r w:rsidR="00A510BA">
        <w:rPr>
          <w:lang w:bidi="he-IL"/>
        </w:rPr>
        <w:t>bridge</w:t>
      </w:r>
      <w:r w:rsidR="00A510BA">
        <w:rPr>
          <w:rFonts w:hint="cs"/>
          <w:rtl/>
          <w:lang w:bidi="he-IL"/>
        </w:rPr>
        <w:t xml:space="preserve"> מספר</w:t>
      </w:r>
      <w:r>
        <w:rPr>
          <w:rFonts w:hint="cs"/>
          <w:rtl/>
          <w:lang w:bidi="he-IL"/>
        </w:rPr>
        <w:t xml:space="preserve"> </w:t>
      </w:r>
      <w:r>
        <w:rPr>
          <w:lang w:bidi="he-IL"/>
        </w:rPr>
        <w:t>x</w:t>
      </w:r>
      <w:r>
        <w:rPr>
          <w:rFonts w:hint="cs"/>
          <w:rtl/>
          <w:lang w:bidi="he-IL"/>
        </w:rPr>
        <w:t xml:space="preserve"> </w:t>
      </w:r>
      <w:r>
        <w:rPr>
          <w:lang w:bidi="he-IL"/>
        </w:rPr>
        <w:t>root port</w:t>
      </w:r>
      <w:r>
        <w:rPr>
          <w:rFonts w:hint="cs"/>
          <w:rtl/>
          <w:lang w:bidi="he-IL"/>
        </w:rPr>
        <w:t xml:space="preserve"> </w:t>
      </w:r>
      <w:r>
        <w:rPr>
          <w:lang w:bidi="he-IL"/>
        </w:rPr>
        <w:sym w:font="Wingdings" w:char="F0E7"/>
      </w:r>
      <w:r>
        <w:rPr>
          <w:rFonts w:hint="cs"/>
          <w:rtl/>
          <w:lang w:bidi="he-IL"/>
        </w:rPr>
        <w:t xml:space="preserve"> </w:t>
      </w:r>
      <w:r>
        <w:rPr>
          <w:lang w:bidi="he-IL"/>
        </w:rPr>
        <w:t>x</w:t>
      </w:r>
      <w:r>
        <w:rPr>
          <w:rFonts w:hint="cs"/>
          <w:rtl/>
          <w:lang w:bidi="he-IL"/>
        </w:rPr>
        <w:t xml:space="preserve"> הוא </w:t>
      </w:r>
      <w:r>
        <w:rPr>
          <w:lang w:bidi="he-IL"/>
        </w:rPr>
        <w:t>root</w:t>
      </w:r>
      <w:r>
        <w:rPr>
          <w:rFonts w:hint="cs"/>
          <w:rtl/>
          <w:lang w:bidi="he-IL"/>
        </w:rPr>
        <w:t>.</w:t>
      </w:r>
    </w:p>
    <w:p w14:paraId="0EF1BE57" w14:textId="1181F74F" w:rsidR="005E204D" w:rsidRDefault="005E204D" w:rsidP="005E204D">
      <w:pPr>
        <w:bidi/>
        <w:rPr>
          <w:rtl/>
          <w:lang w:bidi="he-IL"/>
        </w:rPr>
      </w:pPr>
    </w:p>
    <w:p w14:paraId="41F94972" w14:textId="686A5F7E" w:rsidR="009F166A" w:rsidRPr="002E2EFC" w:rsidRDefault="009F166A" w:rsidP="009F166A">
      <w:pPr>
        <w:bidi/>
        <w:rPr>
          <w:szCs w:val="22"/>
          <w:rtl/>
          <w:lang w:bidi="he-IL"/>
        </w:rPr>
      </w:pPr>
      <w:r w:rsidRPr="002E2EFC">
        <w:rPr>
          <w:rFonts w:hint="eastAsia"/>
          <w:szCs w:val="22"/>
          <w:rtl/>
          <w:lang w:bidi="he-IL"/>
        </w:rPr>
        <w:t>נראה</w:t>
      </w:r>
      <w:r w:rsidRPr="002E2EFC">
        <w:rPr>
          <w:szCs w:val="22"/>
          <w:rtl/>
          <w:lang w:bidi="he-IL"/>
        </w:rPr>
        <w:t xml:space="preserve"> </w:t>
      </w:r>
      <w:r w:rsidRPr="002E2EFC">
        <w:rPr>
          <w:rFonts w:hint="eastAsia"/>
          <w:szCs w:val="22"/>
          <w:rtl/>
          <w:lang w:bidi="he-IL"/>
        </w:rPr>
        <w:t>על</w:t>
      </w:r>
      <w:r w:rsidRPr="002E2EFC">
        <w:rPr>
          <w:szCs w:val="22"/>
          <w:rtl/>
          <w:lang w:bidi="he-IL"/>
        </w:rPr>
        <w:t xml:space="preserve"> </w:t>
      </w:r>
      <w:r w:rsidRPr="002E2EFC">
        <w:rPr>
          <w:rFonts w:hint="eastAsia"/>
          <w:szCs w:val="22"/>
          <w:rtl/>
          <w:lang w:bidi="he-IL"/>
        </w:rPr>
        <w:t>דרך</w:t>
      </w:r>
      <w:r w:rsidRPr="002E2EFC">
        <w:rPr>
          <w:szCs w:val="22"/>
          <w:rtl/>
          <w:lang w:bidi="he-IL"/>
        </w:rPr>
        <w:t xml:space="preserve"> </w:t>
      </w:r>
      <w:r w:rsidRPr="002E2EFC">
        <w:rPr>
          <w:rFonts w:hint="eastAsia"/>
          <w:szCs w:val="22"/>
          <w:rtl/>
          <w:lang w:bidi="he-IL"/>
        </w:rPr>
        <w:t>השלילה</w:t>
      </w:r>
      <w:r w:rsidRPr="002E2EFC">
        <w:rPr>
          <w:szCs w:val="22"/>
          <w:rtl/>
          <w:lang w:bidi="he-IL"/>
        </w:rPr>
        <w:t xml:space="preserve">: </w:t>
      </w:r>
      <w:r w:rsidRPr="002E2EFC">
        <w:rPr>
          <w:rFonts w:hint="eastAsia"/>
          <w:szCs w:val="22"/>
          <w:rtl/>
          <w:lang w:bidi="he-IL"/>
        </w:rPr>
        <w:t>נניח</w:t>
      </w:r>
      <w:r w:rsidRPr="002E2EFC">
        <w:rPr>
          <w:szCs w:val="22"/>
          <w:rtl/>
          <w:lang w:bidi="he-IL"/>
        </w:rPr>
        <w:t xml:space="preserve"> </w:t>
      </w:r>
      <w:r w:rsidRPr="002E2EFC">
        <w:rPr>
          <w:rFonts w:hint="eastAsia"/>
          <w:szCs w:val="22"/>
          <w:rtl/>
          <w:lang w:bidi="he-IL"/>
        </w:rPr>
        <w:t>כי</w:t>
      </w:r>
      <w:r w:rsidRPr="002E2EFC">
        <w:rPr>
          <w:szCs w:val="22"/>
          <w:rtl/>
          <w:lang w:bidi="he-IL"/>
        </w:rPr>
        <w:t xml:space="preserve"> </w:t>
      </w:r>
      <w:r w:rsidRPr="002E2EFC">
        <w:rPr>
          <w:rFonts w:hint="eastAsia"/>
          <w:szCs w:val="22"/>
          <w:rtl/>
          <w:lang w:bidi="he-IL"/>
        </w:rPr>
        <w:t>ל</w:t>
      </w:r>
      <w:r w:rsidRPr="002E2EFC">
        <w:rPr>
          <w:szCs w:val="22"/>
          <w:rtl/>
          <w:lang w:bidi="he-IL"/>
        </w:rPr>
        <w:t>-</w:t>
      </w:r>
      <w:r w:rsidRPr="002E2EFC">
        <w:rPr>
          <w:szCs w:val="22"/>
          <w:lang w:bidi="he-IL"/>
        </w:rPr>
        <w:t>x</w:t>
      </w:r>
      <w:r w:rsidRPr="002E2EFC">
        <w:rPr>
          <w:szCs w:val="22"/>
          <w:rtl/>
          <w:lang w:bidi="he-IL"/>
        </w:rPr>
        <w:t xml:space="preserve"> אין </w:t>
      </w:r>
      <w:r w:rsidRPr="002E2EFC">
        <w:rPr>
          <w:szCs w:val="22"/>
          <w:lang w:bidi="he-IL"/>
        </w:rPr>
        <w:t>root port</w:t>
      </w:r>
      <w:r w:rsidRPr="002E2EFC">
        <w:rPr>
          <w:szCs w:val="22"/>
          <w:rtl/>
          <w:lang w:bidi="he-IL"/>
        </w:rPr>
        <w:t xml:space="preserve"> וננסה להראות ש- </w:t>
      </w:r>
      <w:r w:rsidRPr="002E2EFC">
        <w:rPr>
          <w:szCs w:val="22"/>
          <w:lang w:bidi="he-IL"/>
        </w:rPr>
        <w:t>x</w:t>
      </w:r>
      <w:r w:rsidRPr="002E2EFC">
        <w:rPr>
          <w:szCs w:val="22"/>
          <w:rtl/>
          <w:lang w:bidi="he-IL"/>
        </w:rPr>
        <w:t xml:space="preserve"> אינו </w:t>
      </w:r>
      <w:r w:rsidRPr="002E2EFC">
        <w:rPr>
          <w:szCs w:val="22"/>
          <w:lang w:bidi="he-IL"/>
        </w:rPr>
        <w:t>root</w:t>
      </w:r>
      <w:r w:rsidRPr="002E2EFC">
        <w:rPr>
          <w:szCs w:val="22"/>
          <w:rtl/>
          <w:lang w:bidi="he-IL"/>
        </w:rPr>
        <w:t>.</w:t>
      </w:r>
    </w:p>
    <w:p w14:paraId="0EDC20F9" w14:textId="1EA76081" w:rsidR="009F166A" w:rsidRPr="002E2EFC" w:rsidRDefault="009F166A" w:rsidP="009F166A">
      <w:pPr>
        <w:bidi/>
        <w:rPr>
          <w:szCs w:val="22"/>
          <w:rtl/>
          <w:lang w:bidi="he-IL"/>
        </w:rPr>
      </w:pPr>
      <w:r w:rsidRPr="002E2EFC">
        <w:rPr>
          <w:rFonts w:hint="eastAsia"/>
          <w:szCs w:val="22"/>
          <w:rtl/>
          <w:lang w:bidi="he-IL"/>
        </w:rPr>
        <w:t>אנו</w:t>
      </w:r>
      <w:r w:rsidRPr="002E2EFC">
        <w:rPr>
          <w:szCs w:val="22"/>
          <w:rtl/>
          <w:lang w:bidi="he-IL"/>
        </w:rPr>
        <w:t xml:space="preserve"> יודעים שהפרוטוקול התכנס ולכן כל הצמתים מחוברים בעץ פורש. בפרט, קיים </w:t>
      </w:r>
      <w:r w:rsidRPr="002E2EFC">
        <w:rPr>
          <w:szCs w:val="22"/>
          <w:lang w:bidi="he-IL"/>
        </w:rPr>
        <w:t>root</w:t>
      </w:r>
      <w:r w:rsidRPr="002E2EFC">
        <w:rPr>
          <w:szCs w:val="22"/>
          <w:rtl/>
          <w:lang w:bidi="he-IL"/>
        </w:rPr>
        <w:t xml:space="preserve"> וקיים מסלול ממנו אל </w:t>
      </w:r>
      <w:r w:rsidRPr="002E2EFC">
        <w:rPr>
          <w:szCs w:val="22"/>
          <w:lang w:bidi="he-IL"/>
        </w:rPr>
        <w:t>x</w:t>
      </w:r>
      <w:r w:rsidRPr="002E2EFC">
        <w:rPr>
          <w:szCs w:val="22"/>
          <w:rtl/>
          <w:lang w:bidi="he-IL"/>
        </w:rPr>
        <w:t xml:space="preserve">. </w:t>
      </w:r>
      <w:r w:rsidRPr="002E2EFC">
        <w:rPr>
          <w:rFonts w:hint="eastAsia"/>
          <w:szCs w:val="22"/>
          <w:rtl/>
          <w:lang w:bidi="he-IL"/>
        </w:rPr>
        <w:t>לכן</w:t>
      </w:r>
      <w:r w:rsidRPr="002E2EFC">
        <w:rPr>
          <w:szCs w:val="22"/>
          <w:rtl/>
          <w:lang w:bidi="he-IL"/>
        </w:rPr>
        <w:t xml:space="preserve">, </w:t>
      </w:r>
      <w:r w:rsidRPr="002E2EFC">
        <w:rPr>
          <w:rFonts w:hint="eastAsia"/>
          <w:szCs w:val="22"/>
          <w:rtl/>
          <w:lang w:bidi="he-IL"/>
        </w:rPr>
        <w:t>השכנים</w:t>
      </w:r>
      <w:r w:rsidRPr="002E2EFC">
        <w:rPr>
          <w:szCs w:val="22"/>
          <w:rtl/>
          <w:lang w:bidi="he-IL"/>
        </w:rPr>
        <w:t xml:space="preserve"> </w:t>
      </w:r>
      <w:r w:rsidRPr="002E2EFC">
        <w:rPr>
          <w:rFonts w:hint="eastAsia"/>
          <w:szCs w:val="22"/>
          <w:rtl/>
          <w:lang w:bidi="he-IL"/>
        </w:rPr>
        <w:t>שלו</w:t>
      </w:r>
      <w:r w:rsidRPr="002E2EFC">
        <w:rPr>
          <w:szCs w:val="22"/>
          <w:rtl/>
          <w:lang w:bidi="he-IL"/>
        </w:rPr>
        <w:t xml:space="preserve"> </w:t>
      </w:r>
      <w:r w:rsidRPr="002E2EFC">
        <w:rPr>
          <w:rFonts w:hint="eastAsia"/>
          <w:szCs w:val="22"/>
          <w:rtl/>
          <w:lang w:bidi="he-IL"/>
        </w:rPr>
        <w:t>ישלחו</w:t>
      </w:r>
      <w:r w:rsidRPr="002E2EFC">
        <w:rPr>
          <w:szCs w:val="22"/>
          <w:rtl/>
          <w:lang w:bidi="he-IL"/>
        </w:rPr>
        <w:t xml:space="preserve"> </w:t>
      </w:r>
      <w:r w:rsidRPr="002E2EFC">
        <w:rPr>
          <w:rFonts w:hint="eastAsia"/>
          <w:szCs w:val="22"/>
          <w:rtl/>
          <w:lang w:bidi="he-IL"/>
        </w:rPr>
        <w:t>לו</w:t>
      </w:r>
      <w:r w:rsidRPr="002E2EFC">
        <w:rPr>
          <w:szCs w:val="22"/>
          <w:rtl/>
          <w:lang w:bidi="he-IL"/>
        </w:rPr>
        <w:t xml:space="preserve"> </w:t>
      </w:r>
      <w:r w:rsidRPr="002E2EFC">
        <w:rPr>
          <w:rFonts w:hint="eastAsia"/>
          <w:szCs w:val="22"/>
          <w:rtl/>
          <w:lang w:bidi="he-IL"/>
        </w:rPr>
        <w:t>באיזשהו</w:t>
      </w:r>
      <w:r w:rsidRPr="002E2EFC">
        <w:rPr>
          <w:szCs w:val="22"/>
          <w:rtl/>
          <w:lang w:bidi="he-IL"/>
        </w:rPr>
        <w:t xml:space="preserve"> </w:t>
      </w:r>
      <w:r w:rsidRPr="002E2EFC">
        <w:rPr>
          <w:rFonts w:hint="eastAsia"/>
          <w:szCs w:val="22"/>
          <w:rtl/>
          <w:lang w:bidi="he-IL"/>
        </w:rPr>
        <w:t>שלב</w:t>
      </w:r>
      <w:r w:rsidRPr="002E2EFC">
        <w:rPr>
          <w:szCs w:val="22"/>
          <w:rtl/>
          <w:lang w:bidi="he-IL"/>
        </w:rPr>
        <w:t xml:space="preserve"> </w:t>
      </w:r>
      <w:r w:rsidRPr="002E2EFC">
        <w:rPr>
          <w:rFonts w:hint="eastAsia"/>
          <w:szCs w:val="22"/>
          <w:rtl/>
          <w:lang w:bidi="he-IL"/>
        </w:rPr>
        <w:t>הודעה</w:t>
      </w:r>
      <w:r w:rsidRPr="002E2EFC">
        <w:rPr>
          <w:szCs w:val="22"/>
          <w:rtl/>
          <w:lang w:bidi="he-IL"/>
        </w:rPr>
        <w:t xml:space="preserve"> </w:t>
      </w:r>
      <w:r w:rsidRPr="002E2EFC">
        <w:rPr>
          <w:rFonts w:hint="eastAsia"/>
          <w:szCs w:val="22"/>
          <w:rtl/>
          <w:lang w:bidi="he-IL"/>
        </w:rPr>
        <w:t>עם</w:t>
      </w:r>
      <w:r w:rsidRPr="002E2EFC">
        <w:rPr>
          <w:szCs w:val="22"/>
          <w:rtl/>
          <w:lang w:bidi="he-IL"/>
        </w:rPr>
        <w:t xml:space="preserve"> </w:t>
      </w:r>
      <w:r w:rsidRPr="002E2EFC">
        <w:rPr>
          <w:rFonts w:hint="eastAsia"/>
          <w:szCs w:val="22"/>
          <w:rtl/>
          <w:lang w:bidi="he-IL"/>
        </w:rPr>
        <w:t>המרחק</w:t>
      </w:r>
      <w:r w:rsidRPr="002E2EFC">
        <w:rPr>
          <w:szCs w:val="22"/>
          <w:rtl/>
          <w:lang w:bidi="he-IL"/>
        </w:rPr>
        <w:t xml:space="preserve"> </w:t>
      </w:r>
      <w:r w:rsidRPr="002E2EFC">
        <w:rPr>
          <w:rFonts w:hint="eastAsia"/>
          <w:szCs w:val="22"/>
          <w:rtl/>
          <w:lang w:bidi="he-IL"/>
        </w:rPr>
        <w:t>שלהם</w:t>
      </w:r>
      <w:r w:rsidRPr="002E2EFC">
        <w:rPr>
          <w:szCs w:val="22"/>
          <w:rtl/>
          <w:lang w:bidi="he-IL"/>
        </w:rPr>
        <w:t xml:space="preserve"> </w:t>
      </w:r>
      <w:r w:rsidRPr="002E2EFC">
        <w:rPr>
          <w:rFonts w:hint="eastAsia"/>
          <w:szCs w:val="22"/>
          <w:rtl/>
          <w:lang w:bidi="he-IL"/>
        </w:rPr>
        <w:t>מה</w:t>
      </w:r>
      <w:r w:rsidRPr="002E2EFC">
        <w:rPr>
          <w:szCs w:val="22"/>
          <w:rtl/>
          <w:lang w:bidi="he-IL"/>
        </w:rPr>
        <w:t>-</w:t>
      </w:r>
      <w:r w:rsidRPr="002E2EFC">
        <w:rPr>
          <w:szCs w:val="22"/>
          <w:lang w:bidi="he-IL"/>
        </w:rPr>
        <w:t>root</w:t>
      </w:r>
      <w:r w:rsidRPr="002E2EFC">
        <w:rPr>
          <w:szCs w:val="22"/>
          <w:rtl/>
          <w:lang w:bidi="he-IL"/>
        </w:rPr>
        <w:t xml:space="preserve">. כאשר זה יקרה, </w:t>
      </w:r>
      <w:r w:rsidRPr="002E2EFC">
        <w:rPr>
          <w:szCs w:val="22"/>
          <w:lang w:bidi="he-IL"/>
        </w:rPr>
        <w:t>x</w:t>
      </w:r>
      <w:r w:rsidRPr="002E2EFC">
        <w:rPr>
          <w:szCs w:val="22"/>
          <w:rtl/>
          <w:lang w:bidi="he-IL"/>
        </w:rPr>
        <w:t xml:space="preserve"> יקבע </w:t>
      </w:r>
      <w:r w:rsidRPr="002E2EFC">
        <w:rPr>
          <w:szCs w:val="22"/>
          <w:lang w:bidi="he-IL"/>
        </w:rPr>
        <w:t>root port</w:t>
      </w:r>
      <w:r w:rsidRPr="002E2EFC">
        <w:rPr>
          <w:szCs w:val="22"/>
          <w:rtl/>
          <w:lang w:bidi="he-IL"/>
        </w:rPr>
        <w:t xml:space="preserve"> לפי המרחק הקצר ביותר (או לפי </w:t>
      </w:r>
      <w:r w:rsidRPr="002E2EFC">
        <w:rPr>
          <w:szCs w:val="22"/>
          <w:lang w:bidi="he-IL"/>
        </w:rPr>
        <w:t>id</w:t>
      </w:r>
      <w:r w:rsidRPr="002E2EFC">
        <w:rPr>
          <w:szCs w:val="22"/>
          <w:rtl/>
          <w:lang w:bidi="he-IL"/>
        </w:rPr>
        <w:t xml:space="preserve"> של צומת קטן יותר).</w:t>
      </w:r>
    </w:p>
    <w:p w14:paraId="754E2E42" w14:textId="62B26A6C" w:rsidR="009F166A" w:rsidRPr="002E2EFC" w:rsidRDefault="009F166A" w:rsidP="009F166A">
      <w:pPr>
        <w:bidi/>
        <w:rPr>
          <w:szCs w:val="22"/>
          <w:rtl/>
          <w:lang w:bidi="he-IL"/>
        </w:rPr>
      </w:pPr>
      <w:r w:rsidRPr="002E2EFC">
        <w:rPr>
          <w:rFonts w:hint="eastAsia"/>
          <w:szCs w:val="22"/>
          <w:rtl/>
          <w:lang w:bidi="he-IL"/>
        </w:rPr>
        <w:t>אבל</w:t>
      </w:r>
      <w:r w:rsidRPr="002E2EFC">
        <w:rPr>
          <w:szCs w:val="22"/>
          <w:rtl/>
          <w:lang w:bidi="he-IL"/>
        </w:rPr>
        <w:t xml:space="preserve"> </w:t>
      </w:r>
      <w:r w:rsidRPr="002E2EFC">
        <w:rPr>
          <w:rFonts w:hint="eastAsia"/>
          <w:szCs w:val="22"/>
          <w:rtl/>
          <w:lang w:bidi="he-IL"/>
        </w:rPr>
        <w:t>אנו</w:t>
      </w:r>
      <w:r w:rsidRPr="002E2EFC">
        <w:rPr>
          <w:szCs w:val="22"/>
          <w:rtl/>
          <w:lang w:bidi="he-IL"/>
        </w:rPr>
        <w:t xml:space="preserve"> </w:t>
      </w:r>
      <w:r w:rsidRPr="002E2EFC">
        <w:rPr>
          <w:rFonts w:hint="eastAsia"/>
          <w:szCs w:val="22"/>
          <w:rtl/>
          <w:lang w:bidi="he-IL"/>
        </w:rPr>
        <w:t>יודעים</w:t>
      </w:r>
      <w:r w:rsidRPr="002E2EFC">
        <w:rPr>
          <w:szCs w:val="22"/>
          <w:rtl/>
          <w:lang w:bidi="he-IL"/>
        </w:rPr>
        <w:t xml:space="preserve"> </w:t>
      </w:r>
      <w:r w:rsidRPr="002E2EFC">
        <w:rPr>
          <w:rFonts w:hint="eastAsia"/>
          <w:szCs w:val="22"/>
          <w:rtl/>
          <w:lang w:bidi="he-IL"/>
        </w:rPr>
        <w:t>של</w:t>
      </w:r>
      <w:r w:rsidRPr="002E2EFC">
        <w:rPr>
          <w:szCs w:val="22"/>
          <w:rtl/>
          <w:lang w:bidi="he-IL"/>
        </w:rPr>
        <w:t>-</w:t>
      </w:r>
      <w:r w:rsidRPr="002E2EFC">
        <w:rPr>
          <w:szCs w:val="22"/>
          <w:lang w:bidi="he-IL"/>
        </w:rPr>
        <w:t>x</w:t>
      </w:r>
      <w:r w:rsidRPr="002E2EFC">
        <w:rPr>
          <w:szCs w:val="22"/>
          <w:rtl/>
          <w:lang w:bidi="he-IL"/>
        </w:rPr>
        <w:t xml:space="preserve"> אין </w:t>
      </w:r>
      <w:r w:rsidRPr="002E2EFC">
        <w:rPr>
          <w:szCs w:val="22"/>
          <w:lang w:bidi="he-IL"/>
        </w:rPr>
        <w:t>root port</w:t>
      </w:r>
      <w:r w:rsidRPr="002E2EFC">
        <w:rPr>
          <w:szCs w:val="22"/>
          <w:rtl/>
          <w:lang w:bidi="he-IL"/>
        </w:rPr>
        <w:t xml:space="preserve"> והאלגוריתם התכנס. לכן</w:t>
      </w:r>
      <w:r w:rsidR="00D32196" w:rsidRPr="002E2EFC">
        <w:rPr>
          <w:szCs w:val="22"/>
          <w:rtl/>
          <w:lang w:bidi="he-IL"/>
        </w:rPr>
        <w:t xml:space="preserve">, </w:t>
      </w:r>
      <w:r w:rsidRPr="002E2EFC">
        <w:rPr>
          <w:rFonts w:hint="eastAsia"/>
          <w:szCs w:val="22"/>
          <w:rtl/>
          <w:lang w:bidi="he-IL"/>
        </w:rPr>
        <w:t>השכנים</w:t>
      </w:r>
      <w:r w:rsidRPr="002E2EFC">
        <w:rPr>
          <w:szCs w:val="22"/>
          <w:rtl/>
          <w:lang w:bidi="he-IL"/>
        </w:rPr>
        <w:t xml:space="preserve"> </w:t>
      </w:r>
      <w:r w:rsidRPr="002E2EFC">
        <w:rPr>
          <w:rFonts w:hint="eastAsia"/>
          <w:szCs w:val="22"/>
          <w:rtl/>
          <w:lang w:bidi="he-IL"/>
        </w:rPr>
        <w:t>שלו</w:t>
      </w:r>
      <w:r w:rsidRPr="002E2EFC">
        <w:rPr>
          <w:szCs w:val="22"/>
          <w:rtl/>
          <w:lang w:bidi="he-IL"/>
        </w:rPr>
        <w:t xml:space="preserve"> </w:t>
      </w:r>
      <w:r w:rsidRPr="002E2EFC">
        <w:rPr>
          <w:rFonts w:hint="eastAsia"/>
          <w:szCs w:val="22"/>
          <w:rtl/>
          <w:lang w:bidi="he-IL"/>
        </w:rPr>
        <w:t>שלחו</w:t>
      </w:r>
      <w:r w:rsidRPr="002E2EFC">
        <w:rPr>
          <w:szCs w:val="22"/>
          <w:rtl/>
          <w:lang w:bidi="he-IL"/>
        </w:rPr>
        <w:t xml:space="preserve"> </w:t>
      </w:r>
      <w:r w:rsidRPr="002E2EFC">
        <w:rPr>
          <w:rFonts w:hint="eastAsia"/>
          <w:szCs w:val="22"/>
          <w:rtl/>
          <w:lang w:bidi="he-IL"/>
        </w:rPr>
        <w:t>לו</w:t>
      </w:r>
      <w:r w:rsidRPr="002E2EFC">
        <w:rPr>
          <w:szCs w:val="22"/>
          <w:rtl/>
          <w:lang w:bidi="he-IL"/>
        </w:rPr>
        <w:t xml:space="preserve"> </w:t>
      </w:r>
      <w:r w:rsidRPr="002E2EFC">
        <w:rPr>
          <w:rFonts w:hint="eastAsia"/>
          <w:szCs w:val="22"/>
          <w:rtl/>
          <w:lang w:bidi="he-IL"/>
        </w:rPr>
        <w:t>מרחק</w:t>
      </w:r>
      <w:r w:rsidRPr="002E2EFC">
        <w:rPr>
          <w:szCs w:val="22"/>
          <w:rtl/>
          <w:lang w:bidi="he-IL"/>
        </w:rPr>
        <w:t xml:space="preserve"> </w:t>
      </w:r>
      <w:r w:rsidRPr="002E2EFC">
        <w:rPr>
          <w:rFonts w:hint="eastAsia"/>
          <w:szCs w:val="22"/>
          <w:rtl/>
          <w:lang w:bidi="he-IL"/>
        </w:rPr>
        <w:t>ל</w:t>
      </w:r>
      <w:r w:rsidRPr="002E2EFC">
        <w:rPr>
          <w:szCs w:val="22"/>
          <w:rtl/>
          <w:lang w:bidi="he-IL"/>
        </w:rPr>
        <w:t>-</w:t>
      </w:r>
      <w:r w:rsidRPr="002E2EFC">
        <w:rPr>
          <w:szCs w:val="22"/>
          <w:lang w:bidi="he-IL"/>
        </w:rPr>
        <w:t>root</w:t>
      </w:r>
      <w:r w:rsidRPr="002E2EFC">
        <w:rPr>
          <w:szCs w:val="22"/>
          <w:rtl/>
          <w:lang w:bidi="he-IL"/>
        </w:rPr>
        <w:t xml:space="preserve"> ארוך יותר מ-</w:t>
      </w:r>
      <w:r w:rsidRPr="002E2EFC">
        <w:rPr>
          <w:szCs w:val="22"/>
          <w:lang w:bidi="he-IL"/>
        </w:rPr>
        <w:t>x</w:t>
      </w:r>
      <w:r w:rsidR="00D32196" w:rsidRPr="002E2EFC">
        <w:rPr>
          <w:szCs w:val="22"/>
          <w:rtl/>
          <w:lang w:bidi="he-IL"/>
        </w:rPr>
        <w:t xml:space="preserve"> עצמו, זאת אומרת </w:t>
      </w:r>
      <w:r w:rsidR="00D32196" w:rsidRPr="002E2EFC">
        <w:rPr>
          <w:szCs w:val="22"/>
          <w:u w:val="single"/>
          <w:lang w:bidi="he-IL"/>
        </w:rPr>
        <w:t>x</w:t>
      </w:r>
      <w:r w:rsidR="00D32196" w:rsidRPr="002E2EFC">
        <w:rPr>
          <w:szCs w:val="22"/>
          <w:u w:val="single"/>
          <w:rtl/>
          <w:lang w:bidi="he-IL"/>
        </w:rPr>
        <w:t xml:space="preserve"> חייב להיות </w:t>
      </w:r>
      <w:r w:rsidR="00D32196" w:rsidRPr="002E2EFC">
        <w:rPr>
          <w:szCs w:val="22"/>
          <w:u w:val="single"/>
          <w:lang w:bidi="he-IL"/>
        </w:rPr>
        <w:t>root</w:t>
      </w:r>
      <w:r w:rsidR="00D32196" w:rsidRPr="002E2EFC">
        <w:rPr>
          <w:szCs w:val="22"/>
          <w:rtl/>
          <w:lang w:bidi="he-IL"/>
        </w:rPr>
        <w:t>.</w:t>
      </w:r>
    </w:p>
    <w:p w14:paraId="651265C5" w14:textId="77777777" w:rsidR="00A510BA" w:rsidRDefault="00A510BA" w:rsidP="00A510BA">
      <w:pPr>
        <w:bidi/>
        <w:rPr>
          <w:szCs w:val="22"/>
          <w:rtl/>
          <w:lang w:bidi="he-IL"/>
        </w:rPr>
      </w:pPr>
    </w:p>
    <w:p w14:paraId="66BD1281" w14:textId="0B5B0900" w:rsidR="00A510BA" w:rsidRPr="00A510BA" w:rsidRDefault="00A510BA" w:rsidP="00A510BA">
      <w:pPr>
        <w:bidi/>
        <w:rPr>
          <w:szCs w:val="22"/>
          <w:rtl/>
          <w:lang w:bidi="he-IL"/>
        </w:rPr>
      </w:pPr>
      <w:r w:rsidRPr="00A510BA">
        <w:rPr>
          <w:rFonts w:hint="cs"/>
          <w:szCs w:val="22"/>
          <w:rtl/>
          <w:lang w:bidi="he-IL"/>
        </w:rPr>
        <w:t>ולכן הראנו כי</w:t>
      </w:r>
      <w:r w:rsidR="00215D5B">
        <w:rPr>
          <w:rFonts w:hint="cs"/>
          <w:szCs w:val="22"/>
          <w:rtl/>
          <w:lang w:bidi="he-IL"/>
        </w:rPr>
        <w:t xml:space="preserve">: </w:t>
      </w:r>
      <w:r w:rsidRPr="00A510BA">
        <w:rPr>
          <w:rFonts w:hint="cs"/>
          <w:szCs w:val="22"/>
          <w:rtl/>
          <w:lang w:bidi="he-IL"/>
        </w:rPr>
        <w:t xml:space="preserve"> </w:t>
      </w:r>
      <w:r w:rsidRPr="00A510BA">
        <w:rPr>
          <w:szCs w:val="22"/>
          <w:lang w:bidi="he-IL"/>
        </w:rPr>
        <w:t>x</w:t>
      </w:r>
      <w:r w:rsidRPr="00A510BA">
        <w:rPr>
          <w:rFonts w:hint="cs"/>
          <w:szCs w:val="22"/>
          <w:rtl/>
          <w:lang w:bidi="he-IL"/>
        </w:rPr>
        <w:t xml:space="preserve"> הוא </w:t>
      </w:r>
      <w:r w:rsidRPr="00A510BA">
        <w:rPr>
          <w:szCs w:val="22"/>
          <w:lang w:bidi="he-IL"/>
        </w:rPr>
        <w:t>root</w:t>
      </w:r>
      <w:r w:rsidRPr="00A510BA">
        <w:rPr>
          <w:rFonts w:hint="cs"/>
          <w:szCs w:val="22"/>
          <w:rtl/>
          <w:lang w:bidi="he-IL"/>
        </w:rPr>
        <w:t xml:space="preserve"> </w:t>
      </w:r>
      <w:r w:rsidRPr="00A510BA">
        <w:rPr>
          <w:szCs w:val="22"/>
          <w:lang w:bidi="he-IL"/>
        </w:rPr>
        <w:sym w:font="Wingdings" w:char="F0F3"/>
      </w:r>
      <w:r w:rsidRPr="00A510BA">
        <w:rPr>
          <w:rFonts w:hint="cs"/>
          <w:szCs w:val="22"/>
          <w:rtl/>
          <w:lang w:bidi="he-IL"/>
        </w:rPr>
        <w:t xml:space="preserve"> אין ל </w:t>
      </w:r>
      <w:r w:rsidRPr="00A510BA">
        <w:rPr>
          <w:szCs w:val="22"/>
          <w:lang w:bidi="he-IL"/>
        </w:rPr>
        <w:t>x</w:t>
      </w:r>
      <w:r w:rsidRPr="00A510BA">
        <w:rPr>
          <w:rFonts w:hint="cs"/>
          <w:szCs w:val="22"/>
          <w:rtl/>
          <w:lang w:bidi="he-IL"/>
        </w:rPr>
        <w:t xml:space="preserve"> </w:t>
      </w:r>
      <w:r w:rsidRPr="00A510BA">
        <w:rPr>
          <w:szCs w:val="22"/>
          <w:lang w:bidi="he-IL"/>
        </w:rPr>
        <w:t>root port</w:t>
      </w:r>
      <w:r w:rsidRPr="00A510BA">
        <w:rPr>
          <w:rFonts w:hint="cs"/>
          <w:szCs w:val="22"/>
          <w:rtl/>
          <w:lang w:bidi="he-IL"/>
        </w:rPr>
        <w:t>.</w:t>
      </w:r>
    </w:p>
    <w:p w14:paraId="54471594" w14:textId="77777777" w:rsidR="00A510BA" w:rsidRPr="008E2193" w:rsidRDefault="00A510BA" w:rsidP="00A510BA">
      <w:pPr>
        <w:bidi/>
        <w:rPr>
          <w:szCs w:val="22"/>
          <w:rtl/>
          <w:lang w:bidi="he-IL"/>
        </w:rPr>
      </w:pPr>
    </w:p>
    <w:p w14:paraId="3CF6F5F3" w14:textId="6A0BA77F" w:rsidR="00A71DFD" w:rsidRDefault="00C339C9" w:rsidP="00C339C9">
      <w:pPr>
        <w:pStyle w:val="Heading2"/>
        <w:bidi/>
        <w:rPr>
          <w:rtl/>
          <w:lang w:bidi="he-IL"/>
        </w:rPr>
      </w:pPr>
      <w:r>
        <w:rPr>
          <w:lang w:bidi="he-IL"/>
        </w:rPr>
        <w:t>ii</w:t>
      </w:r>
    </w:p>
    <w:p w14:paraId="2B118E9B" w14:textId="6364B577" w:rsidR="00C339C9" w:rsidRPr="002E2EFC" w:rsidRDefault="00342505" w:rsidP="00C339C9">
      <w:pPr>
        <w:bidi/>
        <w:rPr>
          <w:szCs w:val="22"/>
          <w:rtl/>
          <w:lang w:bidi="he-IL"/>
        </w:rPr>
      </w:pPr>
      <w:r w:rsidRPr="002E2EFC">
        <w:rPr>
          <w:rFonts w:hint="eastAsia"/>
          <w:szCs w:val="22"/>
          <w:rtl/>
          <w:lang w:bidi="he-IL"/>
        </w:rPr>
        <w:t>טענה</w:t>
      </w:r>
      <w:r w:rsidRPr="002E2EFC">
        <w:rPr>
          <w:szCs w:val="22"/>
          <w:rtl/>
          <w:lang w:bidi="he-IL"/>
        </w:rPr>
        <w:t xml:space="preserve"> זאת נובעת ישירות מההגדרות של בחירת </w:t>
      </w:r>
      <w:r w:rsidRPr="002E2EFC">
        <w:rPr>
          <w:szCs w:val="22"/>
          <w:lang w:bidi="he-IL"/>
        </w:rPr>
        <w:t>root port</w:t>
      </w:r>
      <w:r w:rsidRPr="002E2EFC">
        <w:rPr>
          <w:szCs w:val="22"/>
          <w:rtl/>
          <w:lang w:bidi="he-IL"/>
        </w:rPr>
        <w:t xml:space="preserve"> ו </w:t>
      </w:r>
      <w:r w:rsidRPr="002E2EFC">
        <w:rPr>
          <w:szCs w:val="22"/>
          <w:lang w:bidi="he-IL"/>
        </w:rPr>
        <w:t>designated port</w:t>
      </w:r>
      <w:r w:rsidRPr="002E2EFC">
        <w:rPr>
          <w:szCs w:val="22"/>
          <w:rtl/>
          <w:lang w:bidi="he-IL"/>
        </w:rPr>
        <w:t>.</w:t>
      </w:r>
    </w:p>
    <w:p w14:paraId="1AF27AFB" w14:textId="1F5613CC" w:rsidR="00342505" w:rsidRPr="00342505" w:rsidRDefault="00342505" w:rsidP="00342505">
      <w:pPr>
        <w:bidi/>
        <w:rPr>
          <w:u w:val="single"/>
          <w:rtl/>
          <w:lang w:bidi="he-IL"/>
        </w:rPr>
      </w:pPr>
      <w:r w:rsidRPr="00342505">
        <w:rPr>
          <w:rFonts w:hint="cs"/>
          <w:u w:val="single"/>
          <w:rtl/>
          <w:lang w:bidi="he-IL"/>
        </w:rPr>
        <w:t xml:space="preserve">בחירת </w:t>
      </w:r>
      <w:r w:rsidRPr="00342505">
        <w:rPr>
          <w:u w:val="single"/>
          <w:lang w:bidi="he-IL"/>
        </w:rPr>
        <w:t>root port</w:t>
      </w:r>
      <w:r w:rsidRPr="00342505">
        <w:rPr>
          <w:rFonts w:hint="cs"/>
          <w:u w:val="single"/>
          <w:rtl/>
          <w:lang w:bidi="he-IL"/>
        </w:rPr>
        <w:t>:</w:t>
      </w:r>
    </w:p>
    <w:p w14:paraId="108E882D" w14:textId="23644DB6" w:rsidR="00342505" w:rsidRDefault="00342505" w:rsidP="00342505">
      <w:pPr>
        <w:bidi/>
        <w:rPr>
          <w:szCs w:val="22"/>
          <w:rtl/>
          <w:lang w:bidi="he-IL"/>
        </w:rPr>
      </w:pPr>
      <w:r>
        <w:rPr>
          <w:szCs w:val="22"/>
          <w:lang w:bidi="he-IL"/>
        </w:rPr>
        <w:t>bridge</w:t>
      </w:r>
      <w:r>
        <w:rPr>
          <w:rFonts w:hint="cs"/>
          <w:szCs w:val="22"/>
          <w:rtl/>
          <w:lang w:bidi="he-IL"/>
        </w:rPr>
        <w:t xml:space="preserve"> בוחר כ </w:t>
      </w:r>
      <w:r>
        <w:rPr>
          <w:szCs w:val="22"/>
          <w:lang w:bidi="he-IL"/>
        </w:rPr>
        <w:t>root port</w:t>
      </w:r>
      <w:r>
        <w:rPr>
          <w:rFonts w:hint="cs"/>
          <w:szCs w:val="22"/>
          <w:rtl/>
          <w:lang w:bidi="he-IL"/>
        </w:rPr>
        <w:t xml:space="preserve"> </w:t>
      </w:r>
      <w:r w:rsidR="00B47191">
        <w:rPr>
          <w:rFonts w:hint="cs"/>
          <w:szCs w:val="22"/>
          <w:rtl/>
          <w:lang w:bidi="he-IL"/>
        </w:rPr>
        <w:t xml:space="preserve">את </w:t>
      </w:r>
      <w:r>
        <w:rPr>
          <w:rFonts w:hint="cs"/>
          <w:szCs w:val="22"/>
          <w:rtl/>
          <w:lang w:bidi="he-IL"/>
        </w:rPr>
        <w:t xml:space="preserve">פורט ממנו התקבלה </w:t>
      </w:r>
      <w:r w:rsidR="00B47191">
        <w:rPr>
          <w:rFonts w:hint="cs"/>
          <w:szCs w:val="22"/>
          <w:rtl/>
          <w:lang w:bidi="he-IL"/>
        </w:rPr>
        <w:t>הודעה טובה יותר משלו:</w:t>
      </w:r>
      <w:r w:rsidR="00B47191">
        <w:rPr>
          <w:szCs w:val="22"/>
          <w:rtl/>
          <w:lang w:bidi="he-IL"/>
        </w:rPr>
        <w:br/>
      </w:r>
      <w:r w:rsidR="00B47191">
        <w:rPr>
          <w:rFonts w:hint="cs"/>
          <w:szCs w:val="22"/>
          <w:rtl/>
          <w:lang w:bidi="he-IL"/>
        </w:rPr>
        <w:t xml:space="preserve">כלומר </w:t>
      </w:r>
      <w:r>
        <w:rPr>
          <w:rFonts w:hint="cs"/>
          <w:szCs w:val="22"/>
          <w:rtl/>
          <w:lang w:bidi="he-IL"/>
        </w:rPr>
        <w:t>הודעה עם המרחק הקטן ביותר ל</w:t>
      </w:r>
      <w:r>
        <w:rPr>
          <w:szCs w:val="22"/>
          <w:lang w:bidi="he-IL"/>
        </w:rPr>
        <w:t>root</w:t>
      </w:r>
      <w:r>
        <w:rPr>
          <w:rFonts w:hint="cs"/>
          <w:szCs w:val="22"/>
          <w:rtl/>
          <w:lang w:bidi="he-IL"/>
        </w:rPr>
        <w:t xml:space="preserve"> ביחס למרחק שהוא כבר יכול להגיע ל</w:t>
      </w:r>
      <w:r>
        <w:rPr>
          <w:szCs w:val="22"/>
          <w:lang w:bidi="he-IL"/>
        </w:rPr>
        <w:t>root</w:t>
      </w:r>
      <w:r>
        <w:rPr>
          <w:rFonts w:hint="cs"/>
          <w:szCs w:val="22"/>
          <w:rtl/>
          <w:lang w:bidi="he-IL"/>
        </w:rPr>
        <w:t>.</w:t>
      </w:r>
      <w:r>
        <w:rPr>
          <w:szCs w:val="22"/>
          <w:rtl/>
          <w:lang w:bidi="he-IL"/>
        </w:rPr>
        <w:br/>
      </w:r>
      <w:r>
        <w:rPr>
          <w:rFonts w:hint="cs"/>
          <w:szCs w:val="22"/>
          <w:rtl/>
          <w:lang w:bidi="he-IL"/>
        </w:rPr>
        <w:t xml:space="preserve">במידה ויש </w:t>
      </w:r>
      <w:r>
        <w:rPr>
          <w:szCs w:val="22"/>
          <w:lang w:bidi="he-IL"/>
        </w:rPr>
        <w:t>port</w:t>
      </w:r>
      <w:r>
        <w:rPr>
          <w:rFonts w:hint="cs"/>
          <w:szCs w:val="22"/>
          <w:rtl/>
          <w:lang w:bidi="he-IL"/>
        </w:rPr>
        <w:t xml:space="preserve">ים עם מרחקים שווים </w:t>
      </w:r>
      <w:r>
        <w:rPr>
          <w:szCs w:val="22"/>
          <w:rtl/>
          <w:lang w:bidi="he-IL"/>
        </w:rPr>
        <w:t>–</w:t>
      </w:r>
      <w:r>
        <w:rPr>
          <w:rFonts w:hint="cs"/>
          <w:szCs w:val="22"/>
          <w:rtl/>
          <w:lang w:bidi="he-IL"/>
        </w:rPr>
        <w:t xml:space="preserve"> הוא בוחר את ה</w:t>
      </w:r>
      <w:r>
        <w:rPr>
          <w:szCs w:val="22"/>
          <w:lang w:bidi="he-IL"/>
        </w:rPr>
        <w:t>port</w:t>
      </w:r>
      <w:r>
        <w:rPr>
          <w:rFonts w:hint="cs"/>
          <w:szCs w:val="22"/>
          <w:rtl/>
          <w:lang w:bidi="he-IL"/>
        </w:rPr>
        <w:t xml:space="preserve"> ממנו נשלחה הודעה מ</w:t>
      </w:r>
      <w:r>
        <w:rPr>
          <w:szCs w:val="22"/>
          <w:lang w:bidi="he-IL"/>
        </w:rPr>
        <w:t>bridge</w:t>
      </w:r>
      <w:r>
        <w:rPr>
          <w:rFonts w:hint="cs"/>
          <w:szCs w:val="22"/>
          <w:rtl/>
          <w:lang w:bidi="he-IL"/>
        </w:rPr>
        <w:t xml:space="preserve"> בעל </w:t>
      </w:r>
      <w:r>
        <w:rPr>
          <w:szCs w:val="22"/>
          <w:lang w:bidi="he-IL"/>
        </w:rPr>
        <w:t>id</w:t>
      </w:r>
      <w:r>
        <w:rPr>
          <w:rFonts w:hint="cs"/>
          <w:szCs w:val="22"/>
          <w:rtl/>
          <w:lang w:bidi="he-IL"/>
        </w:rPr>
        <w:t xml:space="preserve"> קטן יותר (מובטח לנו שכל ה-</w:t>
      </w:r>
      <w:r>
        <w:rPr>
          <w:szCs w:val="22"/>
          <w:lang w:bidi="he-IL"/>
        </w:rPr>
        <w:t>id</w:t>
      </w:r>
      <w:r>
        <w:rPr>
          <w:rFonts w:hint="cs"/>
          <w:szCs w:val="22"/>
          <w:rtl/>
          <w:lang w:bidi="he-IL"/>
        </w:rPr>
        <w:t>ים שונים).</w:t>
      </w:r>
    </w:p>
    <w:p w14:paraId="22DBFA72" w14:textId="070D3E86" w:rsidR="00342505" w:rsidRDefault="00342505" w:rsidP="00342505">
      <w:pPr>
        <w:bidi/>
        <w:rPr>
          <w:u w:val="single"/>
          <w:rtl/>
          <w:lang w:bidi="he-IL"/>
        </w:rPr>
      </w:pPr>
      <w:r w:rsidRPr="00C63D1C">
        <w:rPr>
          <w:rFonts w:hint="cs"/>
          <w:szCs w:val="22"/>
          <w:u w:val="single"/>
          <w:rtl/>
          <w:lang w:bidi="he-IL"/>
        </w:rPr>
        <w:t xml:space="preserve">בחירת </w:t>
      </w:r>
      <w:r w:rsidRPr="00C63D1C">
        <w:rPr>
          <w:u w:val="single"/>
          <w:lang w:bidi="he-IL"/>
        </w:rPr>
        <w:t>designated port</w:t>
      </w:r>
      <w:r w:rsidRPr="00C63D1C">
        <w:rPr>
          <w:rFonts w:hint="cs"/>
          <w:u w:val="single"/>
          <w:rtl/>
          <w:lang w:bidi="he-IL"/>
        </w:rPr>
        <w:t>:</w:t>
      </w:r>
    </w:p>
    <w:p w14:paraId="23C52AE9" w14:textId="68682631" w:rsidR="00C63D1C" w:rsidRDefault="00C63D1C" w:rsidP="008303E3">
      <w:pPr>
        <w:bidi/>
        <w:rPr>
          <w:szCs w:val="22"/>
          <w:rtl/>
          <w:lang w:bidi="he-IL"/>
        </w:rPr>
      </w:pPr>
      <w:proofErr w:type="gramStart"/>
      <w:r>
        <w:rPr>
          <w:szCs w:val="22"/>
          <w:lang w:bidi="he-IL"/>
        </w:rPr>
        <w:t>bridge</w:t>
      </w:r>
      <w:proofErr w:type="gramEnd"/>
      <w:r>
        <w:rPr>
          <w:rFonts w:hint="cs"/>
          <w:szCs w:val="22"/>
          <w:rtl/>
          <w:lang w:bidi="he-IL"/>
        </w:rPr>
        <w:t xml:space="preserve"> בוחר פורט כ </w:t>
      </w:r>
      <w:r w:rsidRPr="00C63D1C">
        <w:rPr>
          <w:lang w:bidi="he-IL"/>
        </w:rPr>
        <w:t>designated</w:t>
      </w:r>
      <w:r w:rsidRPr="00C63D1C">
        <w:rPr>
          <w:szCs w:val="22"/>
          <w:lang w:bidi="he-IL"/>
        </w:rPr>
        <w:t xml:space="preserve"> </w:t>
      </w:r>
      <w:r>
        <w:rPr>
          <w:szCs w:val="22"/>
          <w:lang w:bidi="he-IL"/>
        </w:rPr>
        <w:t>port</w:t>
      </w:r>
      <w:r>
        <w:rPr>
          <w:rFonts w:hint="cs"/>
          <w:szCs w:val="22"/>
          <w:rtl/>
          <w:lang w:bidi="he-IL"/>
        </w:rPr>
        <w:t xml:space="preserve"> </w:t>
      </w:r>
      <w:r w:rsidR="00B47191">
        <w:rPr>
          <w:rFonts w:hint="cs"/>
          <w:szCs w:val="22"/>
          <w:rtl/>
          <w:lang w:bidi="he-IL"/>
        </w:rPr>
        <w:t xml:space="preserve">במידה וההודעה שלו היא טובה יותר מההודעות האחרות </w:t>
      </w:r>
      <w:r w:rsidR="008303E3">
        <w:rPr>
          <w:rFonts w:hint="cs"/>
          <w:szCs w:val="22"/>
          <w:rtl/>
          <w:lang w:bidi="he-IL"/>
        </w:rPr>
        <w:t xml:space="preserve">שמגיעות </w:t>
      </w:r>
      <w:r w:rsidR="00B47191">
        <w:rPr>
          <w:rFonts w:hint="cs"/>
          <w:szCs w:val="22"/>
          <w:rtl/>
          <w:lang w:bidi="he-IL"/>
        </w:rPr>
        <w:t xml:space="preserve"> </w:t>
      </w:r>
      <w:r w:rsidR="008303E3">
        <w:rPr>
          <w:rFonts w:hint="cs"/>
          <w:szCs w:val="22"/>
          <w:rtl/>
          <w:lang w:bidi="he-IL"/>
        </w:rPr>
        <w:t>מה</w:t>
      </w:r>
      <w:r w:rsidR="00B47191">
        <w:rPr>
          <w:rFonts w:hint="cs"/>
          <w:szCs w:val="22"/>
          <w:rtl/>
          <w:lang w:bidi="he-IL"/>
        </w:rPr>
        <w:t>פורט.</w:t>
      </w:r>
    </w:p>
    <w:p w14:paraId="3C73FE76" w14:textId="77777777" w:rsidR="00B47191" w:rsidRDefault="00B47191" w:rsidP="002E2EFC">
      <w:pPr>
        <w:rPr>
          <w:rtl/>
          <w:lang w:bidi="he-IL"/>
        </w:rPr>
      </w:pPr>
    </w:p>
    <w:p w14:paraId="16336805" w14:textId="5E582EEF" w:rsidR="00B47191" w:rsidRDefault="00B47191" w:rsidP="00200C75">
      <w:pPr>
        <w:bidi/>
        <w:rPr>
          <w:rtl/>
          <w:lang w:bidi="he-IL"/>
        </w:rPr>
      </w:pPr>
      <w:r>
        <w:rPr>
          <w:rFonts w:hint="cs"/>
          <w:szCs w:val="22"/>
          <w:rtl/>
          <w:lang w:bidi="he-IL"/>
        </w:rPr>
        <w:t>ניתן לראות שההגדרות הפוכות כ</w:t>
      </w:r>
      <w:r w:rsidRPr="00B47191">
        <w:rPr>
          <w:color w:val="538135" w:themeColor="accent6" w:themeShade="BF"/>
          <w:szCs w:val="22"/>
          <w:lang w:bidi="he-IL"/>
        </w:rPr>
        <w:t>root port</w:t>
      </w:r>
      <w:r w:rsidRPr="00B47191">
        <w:rPr>
          <w:rFonts w:hint="cs"/>
          <w:color w:val="538135" w:themeColor="accent6" w:themeShade="BF"/>
          <w:szCs w:val="22"/>
          <w:rtl/>
          <w:lang w:bidi="he-IL"/>
        </w:rPr>
        <w:t xml:space="preserve"> </w:t>
      </w:r>
      <w:r>
        <w:rPr>
          <w:rFonts w:hint="cs"/>
          <w:szCs w:val="22"/>
          <w:rtl/>
          <w:lang w:bidi="he-IL"/>
        </w:rPr>
        <w:t xml:space="preserve">בוחרים פורט </w:t>
      </w:r>
      <w:r w:rsidRPr="00B47191">
        <w:rPr>
          <w:rFonts w:hint="cs"/>
          <w:color w:val="538135" w:themeColor="accent6" w:themeShade="BF"/>
          <w:szCs w:val="22"/>
          <w:rtl/>
          <w:lang w:bidi="he-IL"/>
        </w:rPr>
        <w:t>ש</w:t>
      </w:r>
      <w:r w:rsidR="00200C75">
        <w:rPr>
          <w:rFonts w:hint="cs"/>
          <w:color w:val="538135" w:themeColor="accent6" w:themeShade="BF"/>
          <w:szCs w:val="22"/>
          <w:rtl/>
          <w:lang w:bidi="he-IL"/>
        </w:rPr>
        <w:t>עוברת ב</w:t>
      </w:r>
      <w:r w:rsidRPr="00B47191">
        <w:rPr>
          <w:rFonts w:hint="cs"/>
          <w:color w:val="538135" w:themeColor="accent6" w:themeShade="BF"/>
          <w:szCs w:val="22"/>
          <w:rtl/>
          <w:lang w:bidi="he-IL"/>
        </w:rPr>
        <w:t xml:space="preserve">ו </w:t>
      </w:r>
      <w:r w:rsidR="00200C75">
        <w:rPr>
          <w:rFonts w:hint="cs"/>
          <w:color w:val="538135" w:themeColor="accent6" w:themeShade="BF"/>
          <w:szCs w:val="22"/>
          <w:rtl/>
          <w:lang w:bidi="he-IL"/>
        </w:rPr>
        <w:t>הודעה</w:t>
      </w:r>
      <w:r w:rsidRPr="00B47191">
        <w:rPr>
          <w:rFonts w:hint="cs"/>
          <w:color w:val="538135" w:themeColor="accent6" w:themeShade="BF"/>
          <w:szCs w:val="22"/>
          <w:rtl/>
          <w:lang w:bidi="he-IL"/>
        </w:rPr>
        <w:t xml:space="preserve"> טובה יותר </w:t>
      </w:r>
      <w:r w:rsidR="00200C75">
        <w:rPr>
          <w:rFonts w:hint="cs"/>
          <w:szCs w:val="22"/>
          <w:rtl/>
          <w:lang w:bidi="he-IL"/>
        </w:rPr>
        <w:t>משלי</w:t>
      </w:r>
      <w:r>
        <w:rPr>
          <w:rFonts w:hint="cs"/>
          <w:szCs w:val="22"/>
          <w:rtl/>
          <w:lang w:bidi="he-IL"/>
        </w:rPr>
        <w:t>, וב</w:t>
      </w:r>
      <w:r w:rsidRPr="00B47191">
        <w:rPr>
          <w:color w:val="C45911" w:themeColor="accent2" w:themeShade="BF"/>
          <w:szCs w:val="22"/>
          <w:lang w:bidi="he-IL"/>
        </w:rPr>
        <w:t xml:space="preserve">designated port </w:t>
      </w:r>
      <w:r w:rsidRPr="00B47191">
        <w:rPr>
          <w:rFonts w:hint="cs"/>
          <w:color w:val="C45911" w:themeColor="accent2" w:themeShade="BF"/>
          <w:szCs w:val="22"/>
          <w:rtl/>
          <w:lang w:bidi="he-IL"/>
        </w:rPr>
        <w:t xml:space="preserve"> </w:t>
      </w:r>
      <w:r>
        <w:rPr>
          <w:rFonts w:hint="cs"/>
          <w:szCs w:val="22"/>
          <w:rtl/>
          <w:lang w:bidi="he-IL"/>
        </w:rPr>
        <w:t xml:space="preserve">בוחרים בפורט </w:t>
      </w:r>
      <w:r w:rsidR="00200C75">
        <w:rPr>
          <w:rFonts w:hint="cs"/>
          <w:color w:val="C45911" w:themeColor="accent2" w:themeShade="BF"/>
          <w:szCs w:val="22"/>
          <w:rtl/>
          <w:lang w:bidi="he-IL"/>
        </w:rPr>
        <w:t>שההודעה ש</w:t>
      </w:r>
      <w:r w:rsidRPr="00B47191">
        <w:rPr>
          <w:rFonts w:hint="cs"/>
          <w:color w:val="C45911" w:themeColor="accent2" w:themeShade="BF"/>
          <w:szCs w:val="22"/>
          <w:rtl/>
          <w:lang w:bidi="he-IL"/>
        </w:rPr>
        <w:t xml:space="preserve">לי </w:t>
      </w:r>
      <w:r w:rsidR="00200C75">
        <w:rPr>
          <w:rFonts w:hint="cs"/>
          <w:color w:val="C45911" w:themeColor="accent2" w:themeShade="BF"/>
          <w:szCs w:val="22"/>
          <w:rtl/>
          <w:lang w:bidi="he-IL"/>
        </w:rPr>
        <w:t>הכי</w:t>
      </w:r>
      <w:r w:rsidRPr="00B47191">
        <w:rPr>
          <w:rFonts w:hint="cs"/>
          <w:color w:val="C45911" w:themeColor="accent2" w:themeShade="BF"/>
          <w:szCs w:val="22"/>
          <w:rtl/>
          <w:lang w:bidi="he-IL"/>
        </w:rPr>
        <w:t xml:space="preserve"> טובה</w:t>
      </w:r>
      <w:r w:rsidR="00200C75">
        <w:rPr>
          <w:rFonts w:hint="cs"/>
          <w:color w:val="C45911" w:themeColor="accent2" w:themeShade="BF"/>
          <w:szCs w:val="22"/>
          <w:rtl/>
          <w:lang w:bidi="he-IL"/>
        </w:rPr>
        <w:t xml:space="preserve"> </w:t>
      </w:r>
      <w:r w:rsidR="00200C75">
        <w:rPr>
          <w:rFonts w:hint="cs"/>
          <w:szCs w:val="22"/>
          <w:rtl/>
          <w:lang w:bidi="he-IL"/>
        </w:rPr>
        <w:t>משאר ההודעות</w:t>
      </w:r>
      <w:r>
        <w:rPr>
          <w:rFonts w:hint="cs"/>
          <w:szCs w:val="22"/>
          <w:rtl/>
          <w:lang w:bidi="he-IL"/>
        </w:rPr>
        <w:t>.</w:t>
      </w:r>
    </w:p>
    <w:p w14:paraId="57C1C62A" w14:textId="3DEB8CA7" w:rsidR="00B47191" w:rsidRDefault="00B47191" w:rsidP="00B47191">
      <w:pPr>
        <w:bidi/>
        <w:rPr>
          <w:szCs w:val="22"/>
          <w:rtl/>
          <w:lang w:bidi="he-IL"/>
        </w:rPr>
      </w:pPr>
      <w:r w:rsidRPr="00B47191">
        <w:rPr>
          <w:rFonts w:hint="cs"/>
          <w:szCs w:val="22"/>
          <w:rtl/>
          <w:lang w:bidi="he-IL"/>
        </w:rPr>
        <w:t>מיכוון שאין 2 הודעות טובות באותה מיד</w:t>
      </w:r>
      <w:r w:rsidR="00F14E6E">
        <w:rPr>
          <w:rFonts w:hint="cs"/>
          <w:szCs w:val="22"/>
          <w:rtl/>
          <w:lang w:bidi="he-IL"/>
        </w:rPr>
        <w:t>ה</w:t>
      </w:r>
      <w:r>
        <w:rPr>
          <w:rFonts w:hint="cs"/>
          <w:szCs w:val="22"/>
          <w:rtl/>
          <w:lang w:bidi="he-IL"/>
        </w:rPr>
        <w:t xml:space="preserve"> (נובע מכך שאין </w:t>
      </w:r>
      <w:r>
        <w:rPr>
          <w:szCs w:val="22"/>
          <w:lang w:bidi="he-IL"/>
        </w:rPr>
        <w:t>id</w:t>
      </w:r>
      <w:r>
        <w:rPr>
          <w:rFonts w:hint="cs"/>
          <w:szCs w:val="22"/>
          <w:rtl/>
          <w:lang w:bidi="he-IL"/>
        </w:rPr>
        <w:t>ים זהים ל</w:t>
      </w:r>
      <w:r>
        <w:rPr>
          <w:szCs w:val="22"/>
          <w:lang w:bidi="he-IL"/>
        </w:rPr>
        <w:t>bridge</w:t>
      </w:r>
      <w:r>
        <w:rPr>
          <w:rFonts w:hint="cs"/>
          <w:szCs w:val="22"/>
          <w:rtl/>
          <w:lang w:bidi="he-IL"/>
        </w:rPr>
        <w:t xml:space="preserve">ים) </w:t>
      </w:r>
      <w:r w:rsidRPr="00B47191">
        <w:rPr>
          <w:szCs w:val="22"/>
          <w:lang w:bidi="he-IL"/>
        </w:rPr>
        <w:sym w:font="Wingdings" w:char="F0E7"/>
      </w:r>
    </w:p>
    <w:p w14:paraId="442639C5" w14:textId="46C0F6A0" w:rsidR="00B47191" w:rsidRDefault="00B47191" w:rsidP="00B47191">
      <w:pPr>
        <w:bidi/>
        <w:rPr>
          <w:szCs w:val="22"/>
          <w:rtl/>
          <w:lang w:bidi="he-IL"/>
        </w:rPr>
      </w:pPr>
      <w:r>
        <w:rPr>
          <w:rFonts w:hint="cs"/>
          <w:szCs w:val="22"/>
          <w:rtl/>
          <w:lang w:bidi="he-IL"/>
        </w:rPr>
        <w:t xml:space="preserve">חיתוך ההגדרות הוא ריק </w:t>
      </w:r>
      <w:r w:rsidRPr="00B47191">
        <w:rPr>
          <w:szCs w:val="22"/>
          <w:lang w:bidi="he-IL"/>
        </w:rPr>
        <w:sym w:font="Wingdings" w:char="F0E7"/>
      </w:r>
      <w:r>
        <w:rPr>
          <w:rFonts w:hint="cs"/>
          <w:szCs w:val="22"/>
          <w:rtl/>
          <w:lang w:bidi="he-IL"/>
        </w:rPr>
        <w:t xml:space="preserve"> אין פורט שהוא גם </w:t>
      </w:r>
      <w:r>
        <w:rPr>
          <w:szCs w:val="22"/>
          <w:lang w:bidi="he-IL"/>
        </w:rPr>
        <w:t>root</w:t>
      </w:r>
      <w:r>
        <w:rPr>
          <w:rFonts w:hint="cs"/>
          <w:szCs w:val="22"/>
          <w:rtl/>
          <w:lang w:bidi="he-IL"/>
        </w:rPr>
        <w:t xml:space="preserve"> וגם </w:t>
      </w:r>
      <w:r>
        <w:rPr>
          <w:szCs w:val="22"/>
          <w:lang w:bidi="he-IL"/>
        </w:rPr>
        <w:t>designated</w:t>
      </w:r>
      <w:r>
        <w:rPr>
          <w:rFonts w:hint="cs"/>
          <w:szCs w:val="22"/>
          <w:rtl/>
          <w:lang w:bidi="he-IL"/>
        </w:rPr>
        <w:t>.</w:t>
      </w:r>
    </w:p>
    <w:p w14:paraId="5C25AA59" w14:textId="4205DC60" w:rsidR="00C339C9" w:rsidRPr="0089717E" w:rsidRDefault="00B47191" w:rsidP="0089717E">
      <w:pPr>
        <w:rPr>
          <w:szCs w:val="22"/>
          <w:rtl/>
          <w:lang w:bidi="he-IL"/>
        </w:rPr>
      </w:pPr>
      <w:r>
        <w:rPr>
          <w:szCs w:val="22"/>
          <w:rtl/>
          <w:lang w:bidi="he-IL"/>
        </w:rPr>
        <w:br w:type="page"/>
      </w:r>
    </w:p>
    <w:p w14:paraId="46A59281" w14:textId="16ED305D" w:rsidR="00A71DFD" w:rsidRPr="00C339C9" w:rsidRDefault="00A71DFD" w:rsidP="008E2193">
      <w:pPr>
        <w:pStyle w:val="Heading2"/>
        <w:bidi/>
        <w:rPr>
          <w:u w:val="single"/>
          <w:rtl/>
          <w:lang w:bidi="he-IL"/>
        </w:rPr>
      </w:pPr>
      <w:r w:rsidRPr="00C339C9">
        <w:rPr>
          <w:rFonts w:hint="cs"/>
          <w:u w:val="single"/>
          <w:rtl/>
          <w:lang w:bidi="he-IL"/>
        </w:rPr>
        <w:lastRenderedPageBreak/>
        <w:t>שאלה 3</w:t>
      </w:r>
    </w:p>
    <w:p w14:paraId="54A89F21" w14:textId="77777777" w:rsidR="002E7350" w:rsidRDefault="00C86C01" w:rsidP="00974AE9">
      <w:pPr>
        <w:bidi/>
        <w:rPr>
          <w:szCs w:val="22"/>
          <w:rtl/>
          <w:lang w:bidi="he-IL"/>
        </w:rPr>
      </w:pPr>
      <w:r>
        <w:rPr>
          <w:rFonts w:hint="cs"/>
          <w:szCs w:val="22"/>
          <w:rtl/>
          <w:lang w:bidi="he-IL"/>
        </w:rPr>
        <w:t>כאשר יגיעו הודעות קונפיגורציה לפורטים</w:t>
      </w:r>
      <w:r w:rsidR="002E7350">
        <w:rPr>
          <w:rFonts w:hint="cs"/>
          <w:szCs w:val="22"/>
          <w:rtl/>
          <w:lang w:bidi="he-IL"/>
        </w:rPr>
        <w:t xml:space="preserve"> </w:t>
      </w:r>
      <w:r>
        <w:rPr>
          <w:rFonts w:hint="cs"/>
          <w:szCs w:val="22"/>
          <w:rtl/>
          <w:lang w:bidi="he-IL"/>
        </w:rPr>
        <w:t xml:space="preserve">עם </w:t>
      </w:r>
      <w:r w:rsidR="002E7350">
        <w:rPr>
          <w:rFonts w:hint="cs"/>
          <w:szCs w:val="22"/>
          <w:rtl/>
          <w:lang w:bidi="he-IL"/>
        </w:rPr>
        <w:t xml:space="preserve">ערכים זהים </w:t>
      </w:r>
      <w:r w:rsidR="002E7350">
        <w:rPr>
          <w:szCs w:val="22"/>
          <w:rtl/>
          <w:lang w:bidi="he-IL"/>
        </w:rPr>
        <w:t>–</w:t>
      </w:r>
      <w:r w:rsidR="002E7350">
        <w:rPr>
          <w:rFonts w:hint="cs"/>
          <w:szCs w:val="22"/>
          <w:rtl/>
          <w:lang w:bidi="he-IL"/>
        </w:rPr>
        <w:t xml:space="preserve"> נדע שהן מגיעות מאותו ה-</w:t>
      </w:r>
      <w:r w:rsidR="002E7350">
        <w:rPr>
          <w:rFonts w:hint="cs"/>
          <w:szCs w:val="22"/>
          <w:lang w:bidi="he-IL"/>
        </w:rPr>
        <w:t>LAN</w:t>
      </w:r>
      <w:r w:rsidR="002E7350">
        <w:rPr>
          <w:rFonts w:hint="cs"/>
          <w:szCs w:val="22"/>
          <w:rtl/>
          <w:lang w:bidi="he-IL"/>
        </w:rPr>
        <w:t xml:space="preserve">. במקרה כזה </w:t>
      </w:r>
      <w:r>
        <w:rPr>
          <w:rFonts w:hint="cs"/>
          <w:szCs w:val="22"/>
          <w:rtl/>
          <w:lang w:bidi="he-IL"/>
        </w:rPr>
        <w:t>נבחר את הפורט ב</w:t>
      </w:r>
      <w:r w:rsidR="002E7350">
        <w:rPr>
          <w:rFonts w:hint="cs"/>
          <w:szCs w:val="22"/>
          <w:rtl/>
          <w:lang w:bidi="he-IL"/>
        </w:rPr>
        <w:t>על המספר הנמוך יותר שישאר פעיל, וכל שאר הפורטים יכובו לקבלת או שליחת מידע.</w:t>
      </w:r>
    </w:p>
    <w:p w14:paraId="70CACDFE" w14:textId="591518CE" w:rsidR="002E7350" w:rsidRDefault="002E7350" w:rsidP="00381229">
      <w:pPr>
        <w:bidi/>
        <w:rPr>
          <w:szCs w:val="22"/>
          <w:rtl/>
          <w:lang w:bidi="he-IL"/>
        </w:rPr>
      </w:pPr>
      <w:r>
        <w:rPr>
          <w:rFonts w:hint="cs"/>
          <w:szCs w:val="22"/>
          <w:rtl/>
          <w:lang w:bidi="he-IL"/>
        </w:rPr>
        <w:t xml:space="preserve">(נשים לב, שהודעות קונפיג עדין יתקבלו בפורטים אלו </w:t>
      </w:r>
      <w:r>
        <w:rPr>
          <w:szCs w:val="22"/>
          <w:rtl/>
          <w:lang w:bidi="he-IL"/>
        </w:rPr>
        <w:t>–</w:t>
      </w:r>
      <w:r>
        <w:rPr>
          <w:rFonts w:hint="cs"/>
          <w:szCs w:val="22"/>
          <w:rtl/>
          <w:lang w:bidi="he-IL"/>
        </w:rPr>
        <w:t xml:space="preserve"> אך לא יועברו הלאה, וזאת על מנת לאפשר את הבדיקה האם עדין הודעות הקונפיג שמגיעות לפורטים זהות לפורט פעיל אחר</w:t>
      </w:r>
      <w:r w:rsidR="001A28A9">
        <w:rPr>
          <w:rFonts w:hint="cs"/>
          <w:szCs w:val="22"/>
          <w:rtl/>
          <w:lang w:bidi="he-IL"/>
        </w:rPr>
        <w:t xml:space="preserve"> </w:t>
      </w:r>
      <w:r w:rsidR="001A28A9">
        <w:rPr>
          <w:szCs w:val="22"/>
          <w:rtl/>
          <w:lang w:bidi="he-IL"/>
        </w:rPr>
        <w:t>–</w:t>
      </w:r>
      <w:r w:rsidR="001A28A9">
        <w:rPr>
          <w:rFonts w:hint="cs"/>
          <w:szCs w:val="22"/>
          <w:rtl/>
          <w:lang w:bidi="he-IL"/>
        </w:rPr>
        <w:t xml:space="preserve"> במידה ולא, </w:t>
      </w:r>
      <w:r>
        <w:rPr>
          <w:rFonts w:hint="cs"/>
          <w:szCs w:val="22"/>
          <w:rtl/>
          <w:lang w:bidi="he-IL"/>
        </w:rPr>
        <w:t>הפורט יפתח מחדש לתקשורת</w:t>
      </w:r>
      <w:r w:rsidR="001A28A9">
        <w:rPr>
          <w:rFonts w:hint="cs"/>
          <w:szCs w:val="22"/>
          <w:rtl/>
          <w:lang w:bidi="he-IL"/>
        </w:rPr>
        <w:t xml:space="preserve"> מלאה</w:t>
      </w:r>
      <w:r>
        <w:rPr>
          <w:rFonts w:hint="cs"/>
          <w:szCs w:val="22"/>
          <w:rtl/>
          <w:lang w:bidi="he-IL"/>
        </w:rPr>
        <w:t>)</w:t>
      </w:r>
      <w:r w:rsidR="001A28A9">
        <w:rPr>
          <w:rFonts w:hint="cs"/>
          <w:szCs w:val="22"/>
          <w:rtl/>
          <w:lang w:bidi="he-IL"/>
        </w:rPr>
        <w:t>.</w:t>
      </w:r>
      <w:r>
        <w:rPr>
          <w:szCs w:val="22"/>
          <w:rtl/>
          <w:lang w:bidi="he-IL"/>
        </w:rPr>
        <w:br/>
      </w:r>
      <w:r>
        <w:rPr>
          <w:rFonts w:hint="cs"/>
          <w:szCs w:val="22"/>
          <w:rtl/>
          <w:lang w:bidi="he-IL"/>
        </w:rPr>
        <w:t xml:space="preserve">בנוסף יהיה </w:t>
      </w:r>
      <w:r>
        <w:rPr>
          <w:rFonts w:hint="cs"/>
          <w:szCs w:val="22"/>
          <w:lang w:bidi="he-IL"/>
        </w:rPr>
        <w:t>TTL</w:t>
      </w:r>
      <w:r>
        <w:rPr>
          <w:rFonts w:hint="cs"/>
          <w:szCs w:val="22"/>
          <w:rtl/>
          <w:lang w:bidi="he-IL"/>
        </w:rPr>
        <w:t xml:space="preserve"> לבחירה הפורט, על מנת שבמידה ופורט מסויים יפסיק לתפקד הפורט הבא בעל המספר הנמוך ביותר יוכל להתחיל לפעול. </w:t>
      </w:r>
    </w:p>
    <w:p w14:paraId="0735DB87" w14:textId="2EB05A2F" w:rsidR="00C86C01" w:rsidRDefault="002E7350" w:rsidP="004D2F22">
      <w:pPr>
        <w:bidi/>
        <w:rPr>
          <w:szCs w:val="22"/>
          <w:rtl/>
          <w:lang w:bidi="he-IL"/>
        </w:rPr>
      </w:pPr>
      <w:r>
        <w:rPr>
          <w:rFonts w:hint="cs"/>
          <w:szCs w:val="22"/>
          <w:rtl/>
          <w:lang w:bidi="he-IL"/>
        </w:rPr>
        <w:t>ה-</w:t>
      </w:r>
      <w:r>
        <w:rPr>
          <w:rFonts w:hint="cs"/>
          <w:szCs w:val="22"/>
          <w:lang w:bidi="he-IL"/>
        </w:rPr>
        <w:t>TTL</w:t>
      </w:r>
      <w:r>
        <w:rPr>
          <w:rFonts w:hint="cs"/>
          <w:szCs w:val="22"/>
          <w:rtl/>
          <w:lang w:bidi="he-IL"/>
        </w:rPr>
        <w:t xml:space="preserve"> יעבוד כך ש</w:t>
      </w:r>
      <w:r w:rsidR="001A28A9">
        <w:rPr>
          <w:rFonts w:hint="cs"/>
          <w:szCs w:val="22"/>
          <w:rtl/>
          <w:lang w:bidi="he-IL"/>
        </w:rPr>
        <w:t xml:space="preserve">ערכו ירד כל כמה זמן, </w:t>
      </w:r>
      <w:r w:rsidR="004D2F22">
        <w:rPr>
          <w:rFonts w:hint="cs"/>
          <w:szCs w:val="22"/>
          <w:rtl/>
          <w:lang w:bidi="he-IL"/>
        </w:rPr>
        <w:t>וכאשר יגיע ל-0 נבצע בחירה מחדש של הפורט הפעיל. ברוב המקרים, כל עוד לא נותק פורט מסויים או חובר אחד חדש, אותו פורט ייבחר שוב ושוב להיות הפורט הפעיל (כי מספרו יהיה הנמוך ביותר בכל בחירה מקבוצה זהה). במקרה של ניתוק הבחירה מחדש תבטיח לנו שייבחר פורט פעיל כלשהו (במידה וקיים כמובן).</w:t>
      </w:r>
    </w:p>
    <w:p w14:paraId="738E5573" w14:textId="77777777" w:rsidR="00A71DFD" w:rsidRPr="00A71DFD" w:rsidRDefault="00A71DFD" w:rsidP="00A71DFD">
      <w:pPr>
        <w:bidi/>
        <w:rPr>
          <w:rtl/>
          <w:lang w:bidi="he-IL"/>
        </w:rPr>
      </w:pPr>
    </w:p>
    <w:p w14:paraId="45D7DDD7" w14:textId="4F6AE4F5" w:rsidR="00103EF8" w:rsidRPr="00C339C9" w:rsidRDefault="00A71DFD" w:rsidP="00A71DFD">
      <w:pPr>
        <w:pStyle w:val="Heading2"/>
        <w:bidi/>
        <w:rPr>
          <w:u w:val="single"/>
          <w:rtl/>
          <w:lang w:bidi="he-IL"/>
        </w:rPr>
      </w:pPr>
      <w:r w:rsidRPr="00C339C9">
        <w:rPr>
          <w:rFonts w:hint="cs"/>
          <w:u w:val="single"/>
          <w:rtl/>
          <w:lang w:bidi="he-IL"/>
        </w:rPr>
        <w:t>שאלה 4</w:t>
      </w:r>
    </w:p>
    <w:p w14:paraId="44862ED9" w14:textId="1311E447" w:rsidR="00250F01" w:rsidRDefault="00250F01" w:rsidP="0047054A">
      <w:pPr>
        <w:bidi/>
        <w:rPr>
          <w:rtl/>
          <w:lang w:bidi="he-IL"/>
        </w:rPr>
      </w:pPr>
    </w:p>
    <w:tbl>
      <w:tblPr>
        <w:tblStyle w:val="GridTable5Dark-Accent5"/>
        <w:tblW w:w="10255" w:type="dxa"/>
        <w:tblInd w:w="-625" w:type="dxa"/>
        <w:tblLook w:val="0520" w:firstRow="1" w:lastRow="0" w:firstColumn="0" w:lastColumn="1" w:noHBand="0" w:noVBand="1"/>
      </w:tblPr>
      <w:tblGrid>
        <w:gridCol w:w="1900"/>
        <w:gridCol w:w="1860"/>
        <w:gridCol w:w="1560"/>
        <w:gridCol w:w="1600"/>
        <w:gridCol w:w="1680"/>
        <w:gridCol w:w="1655"/>
      </w:tblGrid>
      <w:tr w:rsidR="00333078" w:rsidRPr="00333078" w14:paraId="3E0EDA8A" w14:textId="77777777" w:rsidTr="001369EE">
        <w:trPr>
          <w:cnfStyle w:val="100000000000" w:firstRow="1" w:lastRow="0" w:firstColumn="0" w:lastColumn="0" w:oddVBand="0" w:evenVBand="0" w:oddHBand="0" w:evenHBand="0" w:firstRowFirstColumn="0" w:firstRowLastColumn="0" w:lastRowFirstColumn="0" w:lastRowLastColumn="0"/>
          <w:trHeight w:val="340"/>
        </w:trPr>
        <w:tc>
          <w:tcPr>
            <w:tcW w:w="1900" w:type="dxa"/>
            <w:noWrap/>
            <w:hideMark/>
          </w:tcPr>
          <w:p w14:paraId="73B4769B" w14:textId="77777777" w:rsidR="00333078" w:rsidRPr="001369EE" w:rsidRDefault="00333078" w:rsidP="00333078">
            <w:pPr>
              <w:bidi/>
              <w:jc w:val="center"/>
              <w:rPr>
                <w:rFonts w:ascii="Calibri" w:eastAsia="Times New Roman" w:hAnsi="Calibri" w:cs="Times New Roman"/>
                <w:color w:val="FF0000"/>
                <w:lang w:bidi="he-IL"/>
              </w:rPr>
            </w:pPr>
            <w:r w:rsidRPr="001369EE">
              <w:rPr>
                <w:rFonts w:ascii="Calibri" w:eastAsia="Times New Roman" w:hAnsi="Calibri" w:cs="Times New Roman"/>
                <w:color w:val="auto"/>
                <w:rtl/>
                <w:lang w:bidi="he-IL"/>
              </w:rPr>
              <w:t>רוחב פס בפועל</w:t>
            </w:r>
          </w:p>
        </w:tc>
        <w:tc>
          <w:tcPr>
            <w:tcW w:w="1860" w:type="dxa"/>
            <w:noWrap/>
            <w:hideMark/>
          </w:tcPr>
          <w:p w14:paraId="6D371177" w14:textId="77777777" w:rsidR="00333078" w:rsidRPr="001369EE" w:rsidRDefault="00333078" w:rsidP="00333078">
            <w:pPr>
              <w:bidi/>
              <w:jc w:val="center"/>
              <w:rPr>
                <w:rFonts w:ascii="Calibri" w:eastAsia="Times New Roman" w:hAnsi="Calibri" w:cs="Times New Roman"/>
                <w:b w:val="0"/>
                <w:bCs w:val="0"/>
                <w:color w:val="000000"/>
                <w:rtl/>
                <w:lang w:bidi="he-IL"/>
              </w:rPr>
            </w:pPr>
            <w:r w:rsidRPr="001369EE">
              <w:rPr>
                <w:rFonts w:ascii="Calibri" w:eastAsia="Times New Roman" w:hAnsi="Calibri" w:cs="Times New Roman"/>
                <w:b w:val="0"/>
                <w:bCs w:val="0"/>
                <w:color w:val="000000"/>
                <w:rtl/>
                <w:lang w:bidi="he-IL"/>
              </w:rPr>
              <w:t>רוחב פס מבוקש</w:t>
            </w:r>
          </w:p>
        </w:tc>
        <w:tc>
          <w:tcPr>
            <w:tcW w:w="1560" w:type="dxa"/>
            <w:noWrap/>
            <w:hideMark/>
          </w:tcPr>
          <w:p w14:paraId="74A5F77E" w14:textId="77777777" w:rsidR="00333078" w:rsidRPr="001369EE" w:rsidRDefault="00333078" w:rsidP="00333078">
            <w:pPr>
              <w:bidi/>
              <w:jc w:val="center"/>
              <w:rPr>
                <w:rFonts w:ascii="Calibri" w:eastAsia="Times New Roman" w:hAnsi="Calibri" w:cs="Times New Roman"/>
                <w:b w:val="0"/>
                <w:bCs w:val="0"/>
                <w:color w:val="000000"/>
                <w:rtl/>
                <w:lang w:bidi="he-IL"/>
              </w:rPr>
            </w:pPr>
            <w:r w:rsidRPr="001369EE">
              <w:rPr>
                <w:rFonts w:ascii="Calibri" w:eastAsia="Times New Roman" w:hAnsi="Calibri" w:cs="Times New Roman"/>
                <w:b w:val="0"/>
                <w:bCs w:val="0"/>
                <w:color w:val="000000"/>
                <w:rtl/>
                <w:lang w:bidi="he-IL"/>
              </w:rPr>
              <w:t>מסלול</w:t>
            </w:r>
          </w:p>
        </w:tc>
        <w:tc>
          <w:tcPr>
            <w:tcW w:w="1600" w:type="dxa"/>
            <w:noWrap/>
            <w:hideMark/>
          </w:tcPr>
          <w:p w14:paraId="1E1480F4" w14:textId="77777777" w:rsidR="00333078" w:rsidRPr="001369EE" w:rsidRDefault="00333078" w:rsidP="00333078">
            <w:pPr>
              <w:bidi/>
              <w:jc w:val="center"/>
              <w:rPr>
                <w:rFonts w:ascii="Calibri" w:eastAsia="Times New Roman" w:hAnsi="Calibri" w:cs="Times New Roman"/>
                <w:b w:val="0"/>
                <w:bCs w:val="0"/>
                <w:color w:val="000000"/>
                <w:rtl/>
                <w:lang w:bidi="he-IL"/>
              </w:rPr>
            </w:pPr>
            <w:r w:rsidRPr="001369EE">
              <w:rPr>
                <w:rFonts w:ascii="Calibri" w:eastAsia="Times New Roman" w:hAnsi="Calibri" w:cs="Times New Roman"/>
                <w:b w:val="0"/>
                <w:bCs w:val="0"/>
                <w:color w:val="000000"/>
                <w:rtl/>
                <w:lang w:bidi="he-IL"/>
              </w:rPr>
              <w:t>תחנת יעד</w:t>
            </w:r>
          </w:p>
        </w:tc>
        <w:tc>
          <w:tcPr>
            <w:tcW w:w="1680" w:type="dxa"/>
            <w:noWrap/>
            <w:hideMark/>
          </w:tcPr>
          <w:p w14:paraId="13A3E4F0" w14:textId="77777777" w:rsidR="00333078" w:rsidRPr="001369EE" w:rsidRDefault="00333078" w:rsidP="00333078">
            <w:pPr>
              <w:bidi/>
              <w:jc w:val="center"/>
              <w:rPr>
                <w:rFonts w:ascii="Calibri" w:eastAsia="Times New Roman" w:hAnsi="Calibri" w:cs="Times New Roman"/>
                <w:b w:val="0"/>
                <w:bCs w:val="0"/>
                <w:color w:val="000000"/>
                <w:rtl/>
                <w:lang w:bidi="he-IL"/>
              </w:rPr>
            </w:pPr>
            <w:r w:rsidRPr="001369EE">
              <w:rPr>
                <w:rFonts w:ascii="Calibri" w:eastAsia="Times New Roman" w:hAnsi="Calibri" w:cs="Times New Roman"/>
                <w:b w:val="0"/>
                <w:bCs w:val="0"/>
                <w:color w:val="000000"/>
                <w:rtl/>
                <w:lang w:bidi="he-IL"/>
              </w:rPr>
              <w:t>תחנת מקור</w:t>
            </w:r>
          </w:p>
        </w:tc>
        <w:tc>
          <w:tcPr>
            <w:cnfStyle w:val="000100000000" w:firstRow="0" w:lastRow="0" w:firstColumn="0" w:lastColumn="1" w:oddVBand="0" w:evenVBand="0" w:oddHBand="0" w:evenHBand="0" w:firstRowFirstColumn="0" w:firstRowLastColumn="0" w:lastRowFirstColumn="0" w:lastRowLastColumn="0"/>
            <w:tcW w:w="1655" w:type="dxa"/>
            <w:noWrap/>
            <w:hideMark/>
          </w:tcPr>
          <w:p w14:paraId="11928BEE" w14:textId="77777777" w:rsidR="00333078" w:rsidRPr="001369EE" w:rsidRDefault="00333078" w:rsidP="00333078">
            <w:pPr>
              <w:bidi/>
              <w:jc w:val="center"/>
              <w:rPr>
                <w:rFonts w:ascii="Calibri" w:eastAsia="Times New Roman" w:hAnsi="Calibri" w:cs="Times New Roman"/>
                <w:b w:val="0"/>
                <w:bCs w:val="0"/>
                <w:color w:val="000000"/>
                <w:u w:val="single"/>
                <w:rtl/>
                <w:lang w:bidi="he-IL"/>
              </w:rPr>
            </w:pPr>
            <w:r w:rsidRPr="001369EE">
              <w:rPr>
                <w:rFonts w:ascii="Calibri" w:eastAsia="Times New Roman" w:hAnsi="Calibri" w:cs="Times New Roman"/>
                <w:b w:val="0"/>
                <w:bCs w:val="0"/>
                <w:color w:val="000000"/>
                <w:u w:val="single"/>
                <w:rtl/>
                <w:lang w:bidi="he-IL"/>
              </w:rPr>
              <w:t>חיבור</w:t>
            </w:r>
          </w:p>
        </w:tc>
      </w:tr>
      <w:tr w:rsidR="00333078" w:rsidRPr="00333078" w14:paraId="0D60BF8F" w14:textId="77777777" w:rsidTr="001369EE">
        <w:trPr>
          <w:cnfStyle w:val="000000100000" w:firstRow="0" w:lastRow="0" w:firstColumn="0" w:lastColumn="0" w:oddVBand="0" w:evenVBand="0" w:oddHBand="1" w:evenHBand="0" w:firstRowFirstColumn="0" w:firstRowLastColumn="0" w:lastRowFirstColumn="0" w:lastRowLastColumn="0"/>
          <w:trHeight w:val="320"/>
        </w:trPr>
        <w:tc>
          <w:tcPr>
            <w:tcW w:w="1900" w:type="dxa"/>
            <w:noWrap/>
            <w:hideMark/>
          </w:tcPr>
          <w:p w14:paraId="5AE2B8FF" w14:textId="77777777" w:rsidR="00333078" w:rsidRPr="001369EE" w:rsidRDefault="00333078" w:rsidP="00333078">
            <w:pPr>
              <w:jc w:val="right"/>
              <w:rPr>
                <w:rFonts w:ascii="Calibri" w:eastAsia="Times New Roman" w:hAnsi="Calibri" w:cs="Times New Roman"/>
                <w:b/>
                <w:bCs/>
                <w:color w:val="FF0000"/>
                <w:rtl/>
                <w:lang w:bidi="he-IL"/>
              </w:rPr>
            </w:pPr>
            <w:r w:rsidRPr="001369EE">
              <w:rPr>
                <w:rFonts w:ascii="Calibri" w:eastAsia="Times New Roman" w:hAnsi="Calibri" w:cs="Times New Roman"/>
                <w:b/>
                <w:bCs/>
                <w:color w:val="FF0000"/>
                <w:lang w:bidi="he-IL"/>
              </w:rPr>
              <w:t>8</w:t>
            </w:r>
          </w:p>
        </w:tc>
        <w:tc>
          <w:tcPr>
            <w:tcW w:w="1860" w:type="dxa"/>
            <w:noWrap/>
            <w:hideMark/>
          </w:tcPr>
          <w:p w14:paraId="46DFF8CF" w14:textId="77777777" w:rsidR="00333078" w:rsidRPr="00333078" w:rsidRDefault="00333078" w:rsidP="00333078">
            <w:pPr>
              <w:jc w:val="right"/>
              <w:rPr>
                <w:rFonts w:ascii="Calibri" w:eastAsia="Times New Roman" w:hAnsi="Calibri" w:cs="Times New Roman"/>
                <w:color w:val="000000"/>
                <w:lang w:bidi="he-IL"/>
              </w:rPr>
            </w:pPr>
            <w:r w:rsidRPr="00333078">
              <w:rPr>
                <w:rFonts w:ascii="Calibri" w:eastAsia="Times New Roman" w:hAnsi="Calibri" w:cs="Times New Roman"/>
                <w:color w:val="000000"/>
                <w:lang w:bidi="he-IL"/>
              </w:rPr>
              <w:t>8</w:t>
            </w:r>
          </w:p>
        </w:tc>
        <w:tc>
          <w:tcPr>
            <w:tcW w:w="1560" w:type="dxa"/>
            <w:noWrap/>
            <w:hideMark/>
          </w:tcPr>
          <w:p w14:paraId="195905CD" w14:textId="77777777" w:rsidR="00333078" w:rsidRPr="00333078" w:rsidRDefault="00333078" w:rsidP="00333078">
            <w:pPr>
              <w:jc w:val="right"/>
              <w:rPr>
                <w:rFonts w:ascii="Calibri" w:eastAsia="Times New Roman" w:hAnsi="Calibri" w:cs="Times New Roman"/>
                <w:color w:val="000000"/>
                <w:lang w:bidi="he-IL"/>
              </w:rPr>
            </w:pPr>
            <w:proofErr w:type="spellStart"/>
            <w:r w:rsidRPr="00333078">
              <w:rPr>
                <w:rFonts w:ascii="Calibri" w:eastAsia="Times New Roman" w:hAnsi="Calibri" w:cs="Times New Roman"/>
                <w:color w:val="000000"/>
                <w:lang w:bidi="he-IL"/>
              </w:rPr>
              <w:t>wy</w:t>
            </w:r>
            <w:proofErr w:type="spellEnd"/>
          </w:p>
        </w:tc>
        <w:tc>
          <w:tcPr>
            <w:tcW w:w="1600" w:type="dxa"/>
            <w:noWrap/>
            <w:hideMark/>
          </w:tcPr>
          <w:p w14:paraId="074052D5" w14:textId="77777777" w:rsidR="00333078" w:rsidRPr="00333078" w:rsidRDefault="00333078" w:rsidP="00333078">
            <w:pPr>
              <w:jc w:val="right"/>
              <w:rPr>
                <w:rFonts w:ascii="Calibri" w:eastAsia="Times New Roman" w:hAnsi="Calibri" w:cs="Times New Roman"/>
                <w:color w:val="000000"/>
                <w:lang w:bidi="he-IL"/>
              </w:rPr>
            </w:pPr>
            <w:r w:rsidRPr="00333078">
              <w:rPr>
                <w:rFonts w:ascii="Calibri" w:eastAsia="Times New Roman" w:hAnsi="Calibri" w:cs="Times New Roman"/>
                <w:color w:val="000000"/>
                <w:lang w:bidi="he-IL"/>
              </w:rPr>
              <w:t>C</w:t>
            </w:r>
          </w:p>
        </w:tc>
        <w:tc>
          <w:tcPr>
            <w:tcW w:w="1680" w:type="dxa"/>
            <w:noWrap/>
            <w:hideMark/>
          </w:tcPr>
          <w:p w14:paraId="49B66230" w14:textId="77777777" w:rsidR="00333078" w:rsidRPr="00333078" w:rsidRDefault="00333078" w:rsidP="00333078">
            <w:pPr>
              <w:jc w:val="right"/>
              <w:rPr>
                <w:rFonts w:ascii="Calibri" w:eastAsia="Times New Roman" w:hAnsi="Calibri" w:cs="Times New Roman"/>
                <w:color w:val="000000"/>
                <w:lang w:bidi="he-IL"/>
              </w:rPr>
            </w:pPr>
            <w:r w:rsidRPr="00333078">
              <w:rPr>
                <w:rFonts w:ascii="Calibri" w:eastAsia="Times New Roman" w:hAnsi="Calibri" w:cs="Times New Roman"/>
                <w:color w:val="000000"/>
                <w:lang w:bidi="he-IL"/>
              </w:rPr>
              <w:t>A</w:t>
            </w:r>
          </w:p>
        </w:tc>
        <w:tc>
          <w:tcPr>
            <w:cnfStyle w:val="000100000000" w:firstRow="0" w:lastRow="0" w:firstColumn="0" w:lastColumn="1" w:oddVBand="0" w:evenVBand="0" w:oddHBand="0" w:evenHBand="0" w:firstRowFirstColumn="0" w:firstRowLastColumn="0" w:lastRowFirstColumn="0" w:lastRowLastColumn="0"/>
            <w:tcW w:w="1655" w:type="dxa"/>
            <w:noWrap/>
            <w:hideMark/>
          </w:tcPr>
          <w:p w14:paraId="74E196BD" w14:textId="77777777" w:rsidR="00333078" w:rsidRPr="00333078" w:rsidRDefault="00333078" w:rsidP="00333078">
            <w:pPr>
              <w:jc w:val="right"/>
              <w:rPr>
                <w:rFonts w:ascii="Calibri" w:eastAsia="Times New Roman" w:hAnsi="Calibri" w:cs="Times New Roman"/>
                <w:color w:val="000000"/>
                <w:lang w:bidi="he-IL"/>
              </w:rPr>
            </w:pPr>
            <w:r w:rsidRPr="00333078">
              <w:rPr>
                <w:rFonts w:ascii="Calibri" w:eastAsia="Times New Roman" w:hAnsi="Calibri" w:cs="Times New Roman"/>
                <w:color w:val="000000"/>
                <w:lang w:bidi="he-IL"/>
              </w:rPr>
              <w:t>1</w:t>
            </w:r>
          </w:p>
        </w:tc>
      </w:tr>
      <w:tr w:rsidR="00333078" w:rsidRPr="00333078" w14:paraId="6EFCC980" w14:textId="77777777" w:rsidTr="001369EE">
        <w:trPr>
          <w:trHeight w:val="320"/>
        </w:trPr>
        <w:tc>
          <w:tcPr>
            <w:tcW w:w="1900" w:type="dxa"/>
            <w:noWrap/>
            <w:hideMark/>
          </w:tcPr>
          <w:p w14:paraId="53A17DD5" w14:textId="77777777" w:rsidR="00333078" w:rsidRPr="001369EE" w:rsidRDefault="00333078" w:rsidP="00333078">
            <w:pPr>
              <w:jc w:val="right"/>
              <w:rPr>
                <w:rFonts w:ascii="Calibri" w:eastAsia="Times New Roman" w:hAnsi="Calibri" w:cs="Times New Roman"/>
                <w:b/>
                <w:bCs/>
                <w:color w:val="FF0000"/>
                <w:lang w:bidi="he-IL"/>
              </w:rPr>
            </w:pPr>
            <w:r w:rsidRPr="001369EE">
              <w:rPr>
                <w:rFonts w:ascii="Calibri" w:eastAsia="Times New Roman" w:hAnsi="Calibri" w:cs="Times New Roman"/>
                <w:b/>
                <w:bCs/>
                <w:color w:val="FF0000"/>
                <w:lang w:bidi="he-IL"/>
              </w:rPr>
              <w:t>3.333</w:t>
            </w:r>
          </w:p>
        </w:tc>
        <w:tc>
          <w:tcPr>
            <w:tcW w:w="1860" w:type="dxa"/>
            <w:noWrap/>
            <w:hideMark/>
          </w:tcPr>
          <w:p w14:paraId="756526A6" w14:textId="77777777" w:rsidR="00333078" w:rsidRPr="00333078" w:rsidRDefault="00333078" w:rsidP="00333078">
            <w:pPr>
              <w:jc w:val="right"/>
              <w:rPr>
                <w:rFonts w:ascii="Calibri" w:eastAsia="Times New Roman" w:hAnsi="Calibri" w:cs="Times New Roman"/>
                <w:color w:val="000000"/>
                <w:lang w:bidi="he-IL"/>
              </w:rPr>
            </w:pPr>
            <w:r w:rsidRPr="00333078">
              <w:rPr>
                <w:rFonts w:ascii="Calibri" w:eastAsia="Times New Roman" w:hAnsi="Calibri" w:cs="Times New Roman"/>
                <w:color w:val="000000"/>
                <w:lang w:bidi="he-IL"/>
              </w:rPr>
              <w:t>19</w:t>
            </w:r>
          </w:p>
        </w:tc>
        <w:tc>
          <w:tcPr>
            <w:tcW w:w="1560" w:type="dxa"/>
            <w:noWrap/>
            <w:hideMark/>
          </w:tcPr>
          <w:p w14:paraId="44889914" w14:textId="77777777" w:rsidR="00333078" w:rsidRPr="00333078" w:rsidRDefault="00333078" w:rsidP="00333078">
            <w:pPr>
              <w:jc w:val="right"/>
              <w:rPr>
                <w:rFonts w:ascii="Calibri" w:eastAsia="Times New Roman" w:hAnsi="Calibri" w:cs="Times New Roman"/>
                <w:color w:val="000000"/>
                <w:lang w:bidi="he-IL"/>
              </w:rPr>
            </w:pPr>
            <w:proofErr w:type="spellStart"/>
            <w:r w:rsidRPr="00333078">
              <w:rPr>
                <w:rFonts w:ascii="Calibri" w:eastAsia="Times New Roman" w:hAnsi="Calibri" w:cs="Times New Roman"/>
                <w:color w:val="000000"/>
                <w:lang w:bidi="he-IL"/>
              </w:rPr>
              <w:t>xzy</w:t>
            </w:r>
            <w:proofErr w:type="spellEnd"/>
          </w:p>
        </w:tc>
        <w:tc>
          <w:tcPr>
            <w:tcW w:w="1600" w:type="dxa"/>
            <w:noWrap/>
            <w:hideMark/>
          </w:tcPr>
          <w:p w14:paraId="476567F6" w14:textId="77777777" w:rsidR="00333078" w:rsidRPr="00333078" w:rsidRDefault="00333078" w:rsidP="00333078">
            <w:pPr>
              <w:jc w:val="right"/>
              <w:rPr>
                <w:rFonts w:ascii="Calibri" w:eastAsia="Times New Roman" w:hAnsi="Calibri" w:cs="Times New Roman"/>
                <w:color w:val="000000"/>
                <w:lang w:bidi="he-IL"/>
              </w:rPr>
            </w:pPr>
            <w:r w:rsidRPr="00333078">
              <w:rPr>
                <w:rFonts w:ascii="Calibri" w:eastAsia="Times New Roman" w:hAnsi="Calibri" w:cs="Times New Roman"/>
                <w:color w:val="000000"/>
                <w:lang w:bidi="he-IL"/>
              </w:rPr>
              <w:t>C</w:t>
            </w:r>
          </w:p>
        </w:tc>
        <w:tc>
          <w:tcPr>
            <w:tcW w:w="1680" w:type="dxa"/>
            <w:noWrap/>
            <w:hideMark/>
          </w:tcPr>
          <w:p w14:paraId="18521E17" w14:textId="77777777" w:rsidR="00333078" w:rsidRPr="00333078" w:rsidRDefault="00333078" w:rsidP="00333078">
            <w:pPr>
              <w:jc w:val="right"/>
              <w:rPr>
                <w:rFonts w:ascii="Calibri" w:eastAsia="Times New Roman" w:hAnsi="Calibri" w:cs="Times New Roman"/>
                <w:color w:val="000000"/>
                <w:lang w:bidi="he-IL"/>
              </w:rPr>
            </w:pPr>
            <w:r w:rsidRPr="00333078">
              <w:rPr>
                <w:rFonts w:ascii="Calibri" w:eastAsia="Times New Roman" w:hAnsi="Calibri" w:cs="Times New Roman"/>
                <w:color w:val="000000"/>
                <w:lang w:bidi="he-IL"/>
              </w:rPr>
              <w:t>B</w:t>
            </w:r>
          </w:p>
        </w:tc>
        <w:tc>
          <w:tcPr>
            <w:cnfStyle w:val="000100000000" w:firstRow="0" w:lastRow="0" w:firstColumn="0" w:lastColumn="1" w:oddVBand="0" w:evenVBand="0" w:oddHBand="0" w:evenHBand="0" w:firstRowFirstColumn="0" w:firstRowLastColumn="0" w:lastRowFirstColumn="0" w:lastRowLastColumn="0"/>
            <w:tcW w:w="1655" w:type="dxa"/>
            <w:noWrap/>
            <w:hideMark/>
          </w:tcPr>
          <w:p w14:paraId="2159040A" w14:textId="77777777" w:rsidR="00333078" w:rsidRPr="00333078" w:rsidRDefault="00333078" w:rsidP="00333078">
            <w:pPr>
              <w:jc w:val="right"/>
              <w:rPr>
                <w:rFonts w:ascii="Calibri" w:eastAsia="Times New Roman" w:hAnsi="Calibri" w:cs="Times New Roman"/>
                <w:color w:val="000000"/>
                <w:lang w:bidi="he-IL"/>
              </w:rPr>
            </w:pPr>
            <w:r w:rsidRPr="00333078">
              <w:rPr>
                <w:rFonts w:ascii="Calibri" w:eastAsia="Times New Roman" w:hAnsi="Calibri" w:cs="Times New Roman"/>
                <w:color w:val="000000"/>
                <w:lang w:bidi="he-IL"/>
              </w:rPr>
              <w:t>2</w:t>
            </w:r>
          </w:p>
        </w:tc>
      </w:tr>
      <w:tr w:rsidR="00333078" w:rsidRPr="00333078" w14:paraId="5DA9FCE2" w14:textId="77777777" w:rsidTr="001369EE">
        <w:trPr>
          <w:cnfStyle w:val="000000100000" w:firstRow="0" w:lastRow="0" w:firstColumn="0" w:lastColumn="0" w:oddVBand="0" w:evenVBand="0" w:oddHBand="1" w:evenHBand="0" w:firstRowFirstColumn="0" w:firstRowLastColumn="0" w:lastRowFirstColumn="0" w:lastRowLastColumn="0"/>
          <w:trHeight w:val="320"/>
        </w:trPr>
        <w:tc>
          <w:tcPr>
            <w:tcW w:w="1900" w:type="dxa"/>
            <w:noWrap/>
            <w:hideMark/>
          </w:tcPr>
          <w:p w14:paraId="72CB137B" w14:textId="77777777" w:rsidR="00333078" w:rsidRPr="001369EE" w:rsidRDefault="00333078" w:rsidP="00333078">
            <w:pPr>
              <w:jc w:val="right"/>
              <w:rPr>
                <w:rFonts w:ascii="Calibri" w:eastAsia="Times New Roman" w:hAnsi="Calibri" w:cs="Times New Roman"/>
                <w:b/>
                <w:bCs/>
                <w:color w:val="FF0000"/>
                <w:lang w:bidi="he-IL"/>
              </w:rPr>
            </w:pPr>
            <w:r w:rsidRPr="001369EE">
              <w:rPr>
                <w:rFonts w:ascii="Calibri" w:eastAsia="Times New Roman" w:hAnsi="Calibri" w:cs="Times New Roman"/>
                <w:b/>
                <w:bCs/>
                <w:color w:val="FF0000"/>
                <w:lang w:bidi="he-IL"/>
              </w:rPr>
              <w:t>3.333</w:t>
            </w:r>
          </w:p>
        </w:tc>
        <w:tc>
          <w:tcPr>
            <w:tcW w:w="1860" w:type="dxa"/>
            <w:noWrap/>
            <w:hideMark/>
          </w:tcPr>
          <w:p w14:paraId="73B749BF" w14:textId="77777777" w:rsidR="00333078" w:rsidRPr="00333078" w:rsidRDefault="00333078" w:rsidP="00333078">
            <w:pPr>
              <w:jc w:val="right"/>
              <w:rPr>
                <w:rFonts w:ascii="Calibri" w:eastAsia="Times New Roman" w:hAnsi="Calibri" w:cs="Times New Roman"/>
                <w:color w:val="000000"/>
                <w:lang w:bidi="he-IL"/>
              </w:rPr>
            </w:pPr>
            <w:r w:rsidRPr="00333078">
              <w:rPr>
                <w:rFonts w:ascii="Calibri" w:eastAsia="Times New Roman" w:hAnsi="Calibri" w:cs="Times New Roman"/>
                <w:color w:val="000000"/>
                <w:lang w:bidi="he-IL"/>
              </w:rPr>
              <w:t>15</w:t>
            </w:r>
          </w:p>
        </w:tc>
        <w:tc>
          <w:tcPr>
            <w:tcW w:w="1560" w:type="dxa"/>
            <w:noWrap/>
            <w:hideMark/>
          </w:tcPr>
          <w:p w14:paraId="59950C29" w14:textId="77777777" w:rsidR="00333078" w:rsidRPr="00333078" w:rsidRDefault="00333078" w:rsidP="00333078">
            <w:pPr>
              <w:jc w:val="right"/>
              <w:rPr>
                <w:rFonts w:ascii="Calibri" w:eastAsia="Times New Roman" w:hAnsi="Calibri" w:cs="Times New Roman"/>
                <w:color w:val="000000"/>
                <w:lang w:bidi="he-IL"/>
              </w:rPr>
            </w:pPr>
            <w:proofErr w:type="spellStart"/>
            <w:r w:rsidRPr="00333078">
              <w:rPr>
                <w:rFonts w:ascii="Calibri" w:eastAsia="Times New Roman" w:hAnsi="Calibri" w:cs="Times New Roman"/>
                <w:color w:val="000000"/>
                <w:lang w:bidi="he-IL"/>
              </w:rPr>
              <w:t>wxz</w:t>
            </w:r>
            <w:proofErr w:type="spellEnd"/>
          </w:p>
        </w:tc>
        <w:tc>
          <w:tcPr>
            <w:tcW w:w="1600" w:type="dxa"/>
            <w:noWrap/>
            <w:hideMark/>
          </w:tcPr>
          <w:p w14:paraId="460070C3" w14:textId="77777777" w:rsidR="00333078" w:rsidRPr="00333078" w:rsidRDefault="00333078" w:rsidP="00333078">
            <w:pPr>
              <w:jc w:val="right"/>
              <w:rPr>
                <w:rFonts w:ascii="Calibri" w:eastAsia="Times New Roman" w:hAnsi="Calibri" w:cs="Times New Roman"/>
                <w:color w:val="000000"/>
                <w:lang w:bidi="he-IL"/>
              </w:rPr>
            </w:pPr>
            <w:r w:rsidRPr="00333078">
              <w:rPr>
                <w:rFonts w:ascii="Calibri" w:eastAsia="Times New Roman" w:hAnsi="Calibri" w:cs="Times New Roman"/>
                <w:color w:val="000000"/>
                <w:lang w:bidi="he-IL"/>
              </w:rPr>
              <w:t>D</w:t>
            </w:r>
          </w:p>
        </w:tc>
        <w:tc>
          <w:tcPr>
            <w:tcW w:w="1680" w:type="dxa"/>
            <w:noWrap/>
            <w:hideMark/>
          </w:tcPr>
          <w:p w14:paraId="19F2C9F3" w14:textId="77777777" w:rsidR="00333078" w:rsidRPr="00333078" w:rsidRDefault="00333078" w:rsidP="00333078">
            <w:pPr>
              <w:jc w:val="right"/>
              <w:rPr>
                <w:rFonts w:ascii="Calibri" w:eastAsia="Times New Roman" w:hAnsi="Calibri" w:cs="Times New Roman"/>
                <w:color w:val="000000"/>
                <w:lang w:bidi="he-IL"/>
              </w:rPr>
            </w:pPr>
            <w:r w:rsidRPr="00333078">
              <w:rPr>
                <w:rFonts w:ascii="Calibri" w:eastAsia="Times New Roman" w:hAnsi="Calibri" w:cs="Times New Roman"/>
                <w:color w:val="000000"/>
                <w:lang w:bidi="he-IL"/>
              </w:rPr>
              <w:t>A</w:t>
            </w:r>
          </w:p>
        </w:tc>
        <w:tc>
          <w:tcPr>
            <w:cnfStyle w:val="000100000000" w:firstRow="0" w:lastRow="0" w:firstColumn="0" w:lastColumn="1" w:oddVBand="0" w:evenVBand="0" w:oddHBand="0" w:evenHBand="0" w:firstRowFirstColumn="0" w:firstRowLastColumn="0" w:lastRowFirstColumn="0" w:lastRowLastColumn="0"/>
            <w:tcW w:w="1655" w:type="dxa"/>
            <w:noWrap/>
            <w:hideMark/>
          </w:tcPr>
          <w:p w14:paraId="123A3257" w14:textId="77777777" w:rsidR="00333078" w:rsidRPr="00333078" w:rsidRDefault="00333078" w:rsidP="00333078">
            <w:pPr>
              <w:jc w:val="right"/>
              <w:rPr>
                <w:rFonts w:ascii="Calibri" w:eastAsia="Times New Roman" w:hAnsi="Calibri" w:cs="Times New Roman"/>
                <w:color w:val="000000"/>
                <w:lang w:bidi="he-IL"/>
              </w:rPr>
            </w:pPr>
            <w:r w:rsidRPr="00333078">
              <w:rPr>
                <w:rFonts w:ascii="Calibri" w:eastAsia="Times New Roman" w:hAnsi="Calibri" w:cs="Times New Roman"/>
                <w:color w:val="000000"/>
                <w:lang w:bidi="he-IL"/>
              </w:rPr>
              <w:t>3</w:t>
            </w:r>
          </w:p>
        </w:tc>
      </w:tr>
      <w:tr w:rsidR="00333078" w:rsidRPr="00333078" w14:paraId="34CD7DF5" w14:textId="77777777" w:rsidTr="001369EE">
        <w:trPr>
          <w:trHeight w:val="320"/>
        </w:trPr>
        <w:tc>
          <w:tcPr>
            <w:tcW w:w="1900" w:type="dxa"/>
            <w:noWrap/>
            <w:hideMark/>
          </w:tcPr>
          <w:p w14:paraId="5D575CAA" w14:textId="77777777" w:rsidR="00333078" w:rsidRPr="001369EE" w:rsidRDefault="00333078" w:rsidP="00333078">
            <w:pPr>
              <w:jc w:val="right"/>
              <w:rPr>
                <w:rFonts w:ascii="Calibri" w:eastAsia="Times New Roman" w:hAnsi="Calibri" w:cs="Times New Roman"/>
                <w:b/>
                <w:bCs/>
                <w:color w:val="FF0000"/>
                <w:lang w:bidi="he-IL"/>
              </w:rPr>
            </w:pPr>
            <w:r w:rsidRPr="001369EE">
              <w:rPr>
                <w:rFonts w:ascii="Calibri" w:eastAsia="Times New Roman" w:hAnsi="Calibri" w:cs="Times New Roman"/>
                <w:b/>
                <w:bCs/>
                <w:color w:val="FF0000"/>
                <w:lang w:bidi="he-IL"/>
              </w:rPr>
              <w:t>3.333</w:t>
            </w:r>
          </w:p>
        </w:tc>
        <w:tc>
          <w:tcPr>
            <w:tcW w:w="1860" w:type="dxa"/>
            <w:noWrap/>
            <w:hideMark/>
          </w:tcPr>
          <w:p w14:paraId="7B8ADB8B" w14:textId="77777777" w:rsidR="00333078" w:rsidRPr="00333078" w:rsidRDefault="00333078" w:rsidP="00333078">
            <w:pPr>
              <w:jc w:val="right"/>
              <w:rPr>
                <w:rFonts w:ascii="Calibri" w:eastAsia="Times New Roman" w:hAnsi="Calibri" w:cs="Times New Roman"/>
                <w:color w:val="000000"/>
                <w:lang w:bidi="he-IL"/>
              </w:rPr>
            </w:pPr>
            <w:r w:rsidRPr="00333078">
              <w:rPr>
                <w:rFonts w:ascii="Calibri" w:eastAsia="Times New Roman" w:hAnsi="Calibri" w:cs="Times New Roman"/>
                <w:color w:val="000000"/>
                <w:lang w:bidi="he-IL"/>
              </w:rPr>
              <w:t>22</w:t>
            </w:r>
          </w:p>
        </w:tc>
        <w:tc>
          <w:tcPr>
            <w:tcW w:w="1560" w:type="dxa"/>
            <w:noWrap/>
            <w:hideMark/>
          </w:tcPr>
          <w:p w14:paraId="19155205" w14:textId="77777777" w:rsidR="00333078" w:rsidRPr="00333078" w:rsidRDefault="00333078" w:rsidP="00333078">
            <w:pPr>
              <w:jc w:val="right"/>
              <w:rPr>
                <w:rFonts w:ascii="Calibri" w:eastAsia="Times New Roman" w:hAnsi="Calibri" w:cs="Times New Roman"/>
                <w:color w:val="000000"/>
                <w:lang w:bidi="he-IL"/>
              </w:rPr>
            </w:pPr>
            <w:proofErr w:type="spellStart"/>
            <w:r w:rsidRPr="00333078">
              <w:rPr>
                <w:rFonts w:ascii="Calibri" w:eastAsia="Times New Roman" w:hAnsi="Calibri" w:cs="Times New Roman"/>
                <w:color w:val="000000"/>
                <w:lang w:bidi="he-IL"/>
              </w:rPr>
              <w:t>wxz</w:t>
            </w:r>
            <w:proofErr w:type="spellEnd"/>
          </w:p>
        </w:tc>
        <w:tc>
          <w:tcPr>
            <w:tcW w:w="1600" w:type="dxa"/>
            <w:noWrap/>
            <w:hideMark/>
          </w:tcPr>
          <w:p w14:paraId="61F83A4B" w14:textId="77777777" w:rsidR="00333078" w:rsidRPr="00333078" w:rsidRDefault="00333078" w:rsidP="00333078">
            <w:pPr>
              <w:jc w:val="right"/>
              <w:rPr>
                <w:rFonts w:ascii="Calibri" w:eastAsia="Times New Roman" w:hAnsi="Calibri" w:cs="Times New Roman"/>
                <w:color w:val="000000"/>
                <w:lang w:bidi="he-IL"/>
              </w:rPr>
            </w:pPr>
            <w:r w:rsidRPr="00333078">
              <w:rPr>
                <w:rFonts w:ascii="Calibri" w:eastAsia="Times New Roman" w:hAnsi="Calibri" w:cs="Times New Roman"/>
                <w:color w:val="000000"/>
                <w:lang w:bidi="he-IL"/>
              </w:rPr>
              <w:t>D</w:t>
            </w:r>
          </w:p>
        </w:tc>
        <w:tc>
          <w:tcPr>
            <w:tcW w:w="1680" w:type="dxa"/>
            <w:noWrap/>
            <w:hideMark/>
          </w:tcPr>
          <w:p w14:paraId="0AE13D18" w14:textId="77777777" w:rsidR="00333078" w:rsidRPr="00333078" w:rsidRDefault="00333078" w:rsidP="00333078">
            <w:pPr>
              <w:jc w:val="right"/>
              <w:rPr>
                <w:rFonts w:ascii="Calibri" w:eastAsia="Times New Roman" w:hAnsi="Calibri" w:cs="Times New Roman"/>
                <w:color w:val="000000"/>
                <w:lang w:bidi="he-IL"/>
              </w:rPr>
            </w:pPr>
            <w:r w:rsidRPr="00333078">
              <w:rPr>
                <w:rFonts w:ascii="Calibri" w:eastAsia="Times New Roman" w:hAnsi="Calibri" w:cs="Times New Roman"/>
                <w:color w:val="000000"/>
                <w:lang w:bidi="he-IL"/>
              </w:rPr>
              <w:t>A</w:t>
            </w:r>
          </w:p>
        </w:tc>
        <w:tc>
          <w:tcPr>
            <w:cnfStyle w:val="000100000000" w:firstRow="0" w:lastRow="0" w:firstColumn="0" w:lastColumn="1" w:oddVBand="0" w:evenVBand="0" w:oddHBand="0" w:evenHBand="0" w:firstRowFirstColumn="0" w:firstRowLastColumn="0" w:lastRowFirstColumn="0" w:lastRowLastColumn="0"/>
            <w:tcW w:w="1655" w:type="dxa"/>
            <w:noWrap/>
            <w:hideMark/>
          </w:tcPr>
          <w:p w14:paraId="7DF18021" w14:textId="77777777" w:rsidR="00333078" w:rsidRPr="00333078" w:rsidRDefault="00333078" w:rsidP="00333078">
            <w:pPr>
              <w:jc w:val="right"/>
              <w:rPr>
                <w:rFonts w:ascii="Calibri" w:eastAsia="Times New Roman" w:hAnsi="Calibri" w:cs="Times New Roman"/>
                <w:color w:val="000000"/>
                <w:lang w:bidi="he-IL"/>
              </w:rPr>
            </w:pPr>
            <w:r w:rsidRPr="00333078">
              <w:rPr>
                <w:rFonts w:ascii="Calibri" w:eastAsia="Times New Roman" w:hAnsi="Calibri" w:cs="Times New Roman"/>
                <w:color w:val="000000"/>
                <w:lang w:bidi="he-IL"/>
              </w:rPr>
              <w:t>4</w:t>
            </w:r>
          </w:p>
        </w:tc>
      </w:tr>
    </w:tbl>
    <w:p w14:paraId="3A961D4E" w14:textId="77777777" w:rsidR="00333078" w:rsidRDefault="00333078" w:rsidP="00333078">
      <w:pPr>
        <w:bidi/>
        <w:rPr>
          <w:rtl/>
          <w:lang w:bidi="he-IL"/>
        </w:rPr>
      </w:pPr>
    </w:p>
    <w:tbl>
      <w:tblPr>
        <w:tblStyle w:val="GridTable5Dark-Accent6"/>
        <w:tblW w:w="6777" w:type="dxa"/>
        <w:tblInd w:w="1255" w:type="dxa"/>
        <w:tblLook w:val="0520" w:firstRow="1" w:lastRow="0" w:firstColumn="0" w:lastColumn="1" w:noHBand="0" w:noVBand="1"/>
      </w:tblPr>
      <w:tblGrid>
        <w:gridCol w:w="2037"/>
        <w:gridCol w:w="1820"/>
        <w:gridCol w:w="1620"/>
        <w:gridCol w:w="1300"/>
      </w:tblGrid>
      <w:tr w:rsidR="00333078" w:rsidRPr="00333078" w14:paraId="3AEE7EB8" w14:textId="77777777" w:rsidTr="001369EE">
        <w:trPr>
          <w:cnfStyle w:val="100000000000" w:firstRow="1" w:lastRow="0" w:firstColumn="0" w:lastColumn="0" w:oddVBand="0" w:evenVBand="0" w:oddHBand="0" w:evenHBand="0" w:firstRowFirstColumn="0" w:firstRowLastColumn="0" w:lastRowFirstColumn="0" w:lastRowLastColumn="0"/>
          <w:trHeight w:val="340"/>
        </w:trPr>
        <w:tc>
          <w:tcPr>
            <w:tcW w:w="2037" w:type="dxa"/>
            <w:noWrap/>
            <w:hideMark/>
          </w:tcPr>
          <w:p w14:paraId="64E98FA0" w14:textId="77777777" w:rsidR="00333078" w:rsidRPr="001369EE" w:rsidRDefault="00333078" w:rsidP="00333078">
            <w:pPr>
              <w:bidi/>
              <w:rPr>
                <w:rFonts w:ascii="Calibri" w:eastAsia="Times New Roman" w:hAnsi="Calibri" w:cs="Times New Roman"/>
                <w:b w:val="0"/>
                <w:bCs w:val="0"/>
                <w:color w:val="000000"/>
                <w:lang w:bidi="he-IL"/>
              </w:rPr>
            </w:pPr>
            <w:r w:rsidRPr="001369EE">
              <w:rPr>
                <w:rFonts w:ascii="Calibri" w:eastAsia="Times New Roman" w:hAnsi="Calibri" w:cs="Times New Roman"/>
                <w:b w:val="0"/>
                <w:bCs w:val="0"/>
                <w:color w:val="000000"/>
                <w:rtl/>
                <w:lang w:bidi="he-IL"/>
              </w:rPr>
              <w:t>רוחב פס לא מנוצל</w:t>
            </w:r>
          </w:p>
        </w:tc>
        <w:tc>
          <w:tcPr>
            <w:tcW w:w="1820" w:type="dxa"/>
            <w:noWrap/>
            <w:hideMark/>
          </w:tcPr>
          <w:p w14:paraId="6F37D5F2" w14:textId="77777777" w:rsidR="00333078" w:rsidRPr="00333078" w:rsidRDefault="00333078" w:rsidP="00333078">
            <w:pPr>
              <w:bidi/>
              <w:rPr>
                <w:rFonts w:ascii="Calibri" w:eastAsia="Times New Roman" w:hAnsi="Calibri" w:cs="Times New Roman"/>
                <w:b w:val="0"/>
                <w:bCs w:val="0"/>
                <w:color w:val="000000"/>
                <w:rtl/>
                <w:lang w:bidi="he-IL"/>
              </w:rPr>
            </w:pPr>
            <w:r w:rsidRPr="00333078">
              <w:rPr>
                <w:rFonts w:ascii="Calibri" w:eastAsia="Times New Roman" w:hAnsi="Calibri" w:cs="Times New Roman"/>
                <w:color w:val="000000"/>
                <w:rtl/>
                <w:lang w:bidi="he-IL"/>
              </w:rPr>
              <w:t>רוחב פס מנוצל</w:t>
            </w:r>
          </w:p>
        </w:tc>
        <w:tc>
          <w:tcPr>
            <w:tcW w:w="1620" w:type="dxa"/>
            <w:noWrap/>
            <w:hideMark/>
          </w:tcPr>
          <w:p w14:paraId="4C17A989" w14:textId="77777777" w:rsidR="00333078" w:rsidRPr="001369EE" w:rsidRDefault="00333078" w:rsidP="00333078">
            <w:pPr>
              <w:bidi/>
              <w:rPr>
                <w:rFonts w:ascii="Calibri" w:eastAsia="Times New Roman" w:hAnsi="Calibri" w:cs="Times New Roman"/>
                <w:b w:val="0"/>
                <w:bCs w:val="0"/>
                <w:color w:val="000000"/>
                <w:rtl/>
                <w:lang w:bidi="he-IL"/>
              </w:rPr>
            </w:pPr>
            <w:r w:rsidRPr="001369EE">
              <w:rPr>
                <w:rFonts w:ascii="Calibri" w:eastAsia="Times New Roman" w:hAnsi="Calibri" w:cs="Times New Roman"/>
                <w:b w:val="0"/>
                <w:bCs w:val="0"/>
                <w:color w:val="000000"/>
                <w:rtl/>
                <w:lang w:bidi="he-IL"/>
              </w:rPr>
              <w:t>רוחב פס</w:t>
            </w:r>
          </w:p>
        </w:tc>
        <w:tc>
          <w:tcPr>
            <w:cnfStyle w:val="000100000000" w:firstRow="0" w:lastRow="0" w:firstColumn="0" w:lastColumn="1" w:oddVBand="0" w:evenVBand="0" w:oddHBand="0" w:evenHBand="0" w:firstRowFirstColumn="0" w:firstRowLastColumn="0" w:lastRowFirstColumn="0" w:lastRowLastColumn="0"/>
            <w:tcW w:w="1300" w:type="dxa"/>
            <w:noWrap/>
            <w:hideMark/>
          </w:tcPr>
          <w:p w14:paraId="42CFDA17" w14:textId="77777777" w:rsidR="00333078" w:rsidRPr="001369EE" w:rsidRDefault="00333078" w:rsidP="00333078">
            <w:pPr>
              <w:bidi/>
              <w:rPr>
                <w:rFonts w:ascii="Calibri" w:eastAsia="Times New Roman" w:hAnsi="Calibri" w:cs="Times New Roman"/>
                <w:b w:val="0"/>
                <w:bCs w:val="0"/>
                <w:color w:val="000000"/>
                <w:u w:val="single"/>
                <w:rtl/>
                <w:lang w:bidi="he-IL"/>
              </w:rPr>
            </w:pPr>
            <w:r w:rsidRPr="001369EE">
              <w:rPr>
                <w:rFonts w:ascii="Calibri" w:eastAsia="Times New Roman" w:hAnsi="Calibri" w:cs="Times New Roman"/>
                <w:b w:val="0"/>
                <w:bCs w:val="0"/>
                <w:color w:val="000000"/>
                <w:u w:val="single"/>
                <w:rtl/>
                <w:lang w:bidi="he-IL"/>
              </w:rPr>
              <w:t>קשת</w:t>
            </w:r>
          </w:p>
        </w:tc>
      </w:tr>
      <w:tr w:rsidR="00333078" w:rsidRPr="00333078" w14:paraId="039B55A5" w14:textId="77777777" w:rsidTr="001369EE">
        <w:trPr>
          <w:cnfStyle w:val="000000100000" w:firstRow="0" w:lastRow="0" w:firstColumn="0" w:lastColumn="0" w:oddVBand="0" w:evenVBand="0" w:oddHBand="1" w:evenHBand="0" w:firstRowFirstColumn="0" w:firstRowLastColumn="0" w:lastRowFirstColumn="0" w:lastRowLastColumn="0"/>
          <w:trHeight w:val="320"/>
        </w:trPr>
        <w:tc>
          <w:tcPr>
            <w:tcW w:w="2037" w:type="dxa"/>
            <w:noWrap/>
            <w:hideMark/>
          </w:tcPr>
          <w:p w14:paraId="6A8034EE" w14:textId="77777777" w:rsidR="00333078" w:rsidRPr="00333078" w:rsidRDefault="00333078" w:rsidP="00333078">
            <w:pPr>
              <w:jc w:val="right"/>
              <w:rPr>
                <w:rFonts w:ascii="Calibri" w:eastAsia="Times New Roman" w:hAnsi="Calibri" w:cs="Times New Roman"/>
                <w:color w:val="000000"/>
                <w:rtl/>
                <w:lang w:bidi="he-IL"/>
              </w:rPr>
            </w:pPr>
            <w:r w:rsidRPr="00333078">
              <w:rPr>
                <w:rFonts w:ascii="Calibri" w:eastAsia="Times New Roman" w:hAnsi="Calibri" w:cs="Times New Roman"/>
                <w:color w:val="000000"/>
                <w:lang w:bidi="he-IL"/>
              </w:rPr>
              <w:t>5.334</w:t>
            </w:r>
          </w:p>
        </w:tc>
        <w:tc>
          <w:tcPr>
            <w:tcW w:w="1820" w:type="dxa"/>
            <w:noWrap/>
            <w:hideMark/>
          </w:tcPr>
          <w:p w14:paraId="537B715E" w14:textId="77777777" w:rsidR="00333078" w:rsidRPr="00333078" w:rsidRDefault="00333078" w:rsidP="00333078">
            <w:pPr>
              <w:jc w:val="right"/>
              <w:rPr>
                <w:rFonts w:ascii="Calibri" w:eastAsia="Times New Roman" w:hAnsi="Calibri" w:cs="Times New Roman"/>
                <w:color w:val="000000"/>
                <w:lang w:bidi="he-IL"/>
              </w:rPr>
            </w:pPr>
            <w:r w:rsidRPr="00333078">
              <w:rPr>
                <w:rFonts w:ascii="Calibri" w:eastAsia="Times New Roman" w:hAnsi="Calibri" w:cs="Times New Roman"/>
                <w:color w:val="000000"/>
                <w:lang w:bidi="he-IL"/>
              </w:rPr>
              <w:t>6.666</w:t>
            </w:r>
          </w:p>
        </w:tc>
        <w:tc>
          <w:tcPr>
            <w:tcW w:w="1620" w:type="dxa"/>
            <w:noWrap/>
            <w:hideMark/>
          </w:tcPr>
          <w:p w14:paraId="41B8F3FF" w14:textId="77777777" w:rsidR="00333078" w:rsidRPr="00333078" w:rsidRDefault="00333078" w:rsidP="00333078">
            <w:pPr>
              <w:jc w:val="right"/>
              <w:rPr>
                <w:rFonts w:ascii="Calibri" w:eastAsia="Times New Roman" w:hAnsi="Calibri" w:cs="Times New Roman"/>
                <w:color w:val="000000"/>
                <w:lang w:bidi="he-IL"/>
              </w:rPr>
            </w:pPr>
            <w:r w:rsidRPr="00333078">
              <w:rPr>
                <w:rFonts w:ascii="Calibri" w:eastAsia="Times New Roman" w:hAnsi="Calibri" w:cs="Times New Roman"/>
                <w:color w:val="000000"/>
                <w:lang w:bidi="he-IL"/>
              </w:rPr>
              <w:t>12</w:t>
            </w:r>
          </w:p>
        </w:tc>
        <w:tc>
          <w:tcPr>
            <w:cnfStyle w:val="000100000000" w:firstRow="0" w:lastRow="0" w:firstColumn="0" w:lastColumn="1" w:oddVBand="0" w:evenVBand="0" w:oddHBand="0" w:evenHBand="0" w:firstRowFirstColumn="0" w:firstRowLastColumn="0" w:lastRowFirstColumn="0" w:lastRowLastColumn="0"/>
            <w:tcW w:w="1300" w:type="dxa"/>
            <w:noWrap/>
            <w:hideMark/>
          </w:tcPr>
          <w:p w14:paraId="6F755719" w14:textId="77777777" w:rsidR="00333078" w:rsidRPr="00333078" w:rsidRDefault="00333078" w:rsidP="00333078">
            <w:pPr>
              <w:jc w:val="right"/>
              <w:rPr>
                <w:rFonts w:ascii="Calibri" w:eastAsia="Times New Roman" w:hAnsi="Calibri" w:cs="Times New Roman"/>
                <w:color w:val="000000"/>
                <w:lang w:bidi="he-IL"/>
              </w:rPr>
            </w:pPr>
            <w:proofErr w:type="spellStart"/>
            <w:r w:rsidRPr="00333078">
              <w:rPr>
                <w:rFonts w:ascii="Calibri" w:eastAsia="Times New Roman" w:hAnsi="Calibri" w:cs="Times New Roman"/>
                <w:color w:val="000000"/>
                <w:lang w:bidi="he-IL"/>
              </w:rPr>
              <w:t>wx</w:t>
            </w:r>
            <w:proofErr w:type="spellEnd"/>
          </w:p>
        </w:tc>
      </w:tr>
      <w:tr w:rsidR="00333078" w:rsidRPr="00333078" w14:paraId="2EF9A9A1" w14:textId="77777777" w:rsidTr="001369EE">
        <w:trPr>
          <w:trHeight w:val="320"/>
        </w:trPr>
        <w:tc>
          <w:tcPr>
            <w:tcW w:w="2037" w:type="dxa"/>
            <w:noWrap/>
            <w:hideMark/>
          </w:tcPr>
          <w:p w14:paraId="79313C48" w14:textId="77777777" w:rsidR="00333078" w:rsidRPr="00333078" w:rsidRDefault="00333078" w:rsidP="00333078">
            <w:pPr>
              <w:jc w:val="right"/>
              <w:rPr>
                <w:rFonts w:ascii="Calibri" w:eastAsia="Times New Roman" w:hAnsi="Calibri" w:cs="Times New Roman"/>
                <w:color w:val="000000"/>
                <w:lang w:bidi="he-IL"/>
              </w:rPr>
            </w:pPr>
            <w:r w:rsidRPr="00333078">
              <w:rPr>
                <w:rFonts w:ascii="Calibri" w:eastAsia="Times New Roman" w:hAnsi="Calibri" w:cs="Times New Roman"/>
                <w:color w:val="000000"/>
                <w:lang w:bidi="he-IL"/>
              </w:rPr>
              <w:t>0</w:t>
            </w:r>
          </w:p>
        </w:tc>
        <w:tc>
          <w:tcPr>
            <w:tcW w:w="1820" w:type="dxa"/>
            <w:noWrap/>
            <w:hideMark/>
          </w:tcPr>
          <w:p w14:paraId="70E28FD6" w14:textId="77777777" w:rsidR="00333078" w:rsidRPr="00333078" w:rsidRDefault="00333078" w:rsidP="00333078">
            <w:pPr>
              <w:jc w:val="right"/>
              <w:rPr>
                <w:rFonts w:ascii="Calibri" w:eastAsia="Times New Roman" w:hAnsi="Calibri" w:cs="Times New Roman"/>
                <w:color w:val="000000"/>
                <w:lang w:bidi="he-IL"/>
              </w:rPr>
            </w:pPr>
            <w:r w:rsidRPr="00333078">
              <w:rPr>
                <w:rFonts w:ascii="Calibri" w:eastAsia="Times New Roman" w:hAnsi="Calibri" w:cs="Times New Roman"/>
                <w:color w:val="000000"/>
                <w:lang w:bidi="he-IL"/>
              </w:rPr>
              <w:t>10</w:t>
            </w:r>
          </w:p>
        </w:tc>
        <w:tc>
          <w:tcPr>
            <w:tcW w:w="1620" w:type="dxa"/>
            <w:noWrap/>
            <w:hideMark/>
          </w:tcPr>
          <w:p w14:paraId="3EB50458" w14:textId="77777777" w:rsidR="00333078" w:rsidRPr="00333078" w:rsidRDefault="00333078" w:rsidP="00333078">
            <w:pPr>
              <w:jc w:val="right"/>
              <w:rPr>
                <w:rFonts w:ascii="Calibri" w:eastAsia="Times New Roman" w:hAnsi="Calibri" w:cs="Times New Roman"/>
                <w:color w:val="000000"/>
                <w:lang w:bidi="he-IL"/>
              </w:rPr>
            </w:pPr>
            <w:r w:rsidRPr="00333078">
              <w:rPr>
                <w:rFonts w:ascii="Calibri" w:eastAsia="Times New Roman" w:hAnsi="Calibri" w:cs="Times New Roman"/>
                <w:color w:val="000000"/>
                <w:lang w:bidi="he-IL"/>
              </w:rPr>
              <w:t>10</w:t>
            </w:r>
          </w:p>
        </w:tc>
        <w:tc>
          <w:tcPr>
            <w:cnfStyle w:val="000100000000" w:firstRow="0" w:lastRow="0" w:firstColumn="0" w:lastColumn="1" w:oddVBand="0" w:evenVBand="0" w:oddHBand="0" w:evenHBand="0" w:firstRowFirstColumn="0" w:firstRowLastColumn="0" w:lastRowFirstColumn="0" w:lastRowLastColumn="0"/>
            <w:tcW w:w="1300" w:type="dxa"/>
            <w:noWrap/>
            <w:hideMark/>
          </w:tcPr>
          <w:p w14:paraId="41748AB2" w14:textId="77777777" w:rsidR="00333078" w:rsidRPr="00333078" w:rsidRDefault="00333078" w:rsidP="00333078">
            <w:pPr>
              <w:jc w:val="right"/>
              <w:rPr>
                <w:rFonts w:ascii="Calibri" w:eastAsia="Times New Roman" w:hAnsi="Calibri" w:cs="Times New Roman"/>
                <w:color w:val="000000"/>
                <w:lang w:bidi="he-IL"/>
              </w:rPr>
            </w:pPr>
            <w:proofErr w:type="spellStart"/>
            <w:r w:rsidRPr="00333078">
              <w:rPr>
                <w:rFonts w:ascii="Calibri" w:eastAsia="Times New Roman" w:hAnsi="Calibri" w:cs="Times New Roman"/>
                <w:color w:val="000000"/>
                <w:lang w:bidi="he-IL"/>
              </w:rPr>
              <w:t>xz</w:t>
            </w:r>
            <w:proofErr w:type="spellEnd"/>
          </w:p>
        </w:tc>
      </w:tr>
      <w:tr w:rsidR="00333078" w:rsidRPr="00333078" w14:paraId="38E79C2D" w14:textId="77777777" w:rsidTr="001369EE">
        <w:trPr>
          <w:cnfStyle w:val="000000100000" w:firstRow="0" w:lastRow="0" w:firstColumn="0" w:lastColumn="0" w:oddVBand="0" w:evenVBand="0" w:oddHBand="1" w:evenHBand="0" w:firstRowFirstColumn="0" w:firstRowLastColumn="0" w:lastRowFirstColumn="0" w:lastRowLastColumn="0"/>
          <w:trHeight w:val="320"/>
        </w:trPr>
        <w:tc>
          <w:tcPr>
            <w:tcW w:w="2037" w:type="dxa"/>
            <w:noWrap/>
            <w:hideMark/>
          </w:tcPr>
          <w:p w14:paraId="3AED4C99" w14:textId="77777777" w:rsidR="00333078" w:rsidRPr="00333078" w:rsidRDefault="00333078" w:rsidP="00333078">
            <w:pPr>
              <w:jc w:val="right"/>
              <w:rPr>
                <w:rFonts w:ascii="Calibri" w:eastAsia="Times New Roman" w:hAnsi="Calibri" w:cs="Times New Roman"/>
                <w:color w:val="000000"/>
                <w:lang w:bidi="he-IL"/>
              </w:rPr>
            </w:pPr>
            <w:r w:rsidRPr="00333078">
              <w:rPr>
                <w:rFonts w:ascii="Calibri" w:eastAsia="Times New Roman" w:hAnsi="Calibri" w:cs="Times New Roman"/>
                <w:color w:val="000000"/>
                <w:lang w:bidi="he-IL"/>
              </w:rPr>
              <w:t>11.667</w:t>
            </w:r>
          </w:p>
        </w:tc>
        <w:tc>
          <w:tcPr>
            <w:tcW w:w="1820" w:type="dxa"/>
            <w:noWrap/>
            <w:hideMark/>
          </w:tcPr>
          <w:p w14:paraId="3CA04B85" w14:textId="77777777" w:rsidR="00333078" w:rsidRPr="00333078" w:rsidRDefault="00333078" w:rsidP="00333078">
            <w:pPr>
              <w:jc w:val="right"/>
              <w:rPr>
                <w:rFonts w:ascii="Calibri" w:eastAsia="Times New Roman" w:hAnsi="Calibri" w:cs="Times New Roman"/>
                <w:color w:val="000000"/>
                <w:lang w:bidi="he-IL"/>
              </w:rPr>
            </w:pPr>
            <w:r w:rsidRPr="00333078">
              <w:rPr>
                <w:rFonts w:ascii="Calibri" w:eastAsia="Times New Roman" w:hAnsi="Calibri" w:cs="Times New Roman"/>
                <w:color w:val="000000"/>
                <w:lang w:bidi="he-IL"/>
              </w:rPr>
              <w:t>3.333</w:t>
            </w:r>
          </w:p>
        </w:tc>
        <w:tc>
          <w:tcPr>
            <w:tcW w:w="1620" w:type="dxa"/>
            <w:noWrap/>
            <w:hideMark/>
          </w:tcPr>
          <w:p w14:paraId="6C7E0129" w14:textId="77777777" w:rsidR="00333078" w:rsidRPr="00333078" w:rsidRDefault="00333078" w:rsidP="00333078">
            <w:pPr>
              <w:jc w:val="right"/>
              <w:rPr>
                <w:rFonts w:ascii="Calibri" w:eastAsia="Times New Roman" w:hAnsi="Calibri" w:cs="Times New Roman"/>
                <w:color w:val="000000"/>
                <w:lang w:bidi="he-IL"/>
              </w:rPr>
            </w:pPr>
            <w:r w:rsidRPr="00333078">
              <w:rPr>
                <w:rFonts w:ascii="Calibri" w:eastAsia="Times New Roman" w:hAnsi="Calibri" w:cs="Times New Roman"/>
                <w:color w:val="000000"/>
                <w:lang w:bidi="he-IL"/>
              </w:rPr>
              <w:t>15</w:t>
            </w:r>
          </w:p>
        </w:tc>
        <w:tc>
          <w:tcPr>
            <w:cnfStyle w:val="000100000000" w:firstRow="0" w:lastRow="0" w:firstColumn="0" w:lastColumn="1" w:oddVBand="0" w:evenVBand="0" w:oddHBand="0" w:evenHBand="0" w:firstRowFirstColumn="0" w:firstRowLastColumn="0" w:lastRowFirstColumn="0" w:lastRowLastColumn="0"/>
            <w:tcW w:w="1300" w:type="dxa"/>
            <w:noWrap/>
            <w:hideMark/>
          </w:tcPr>
          <w:p w14:paraId="38FF658D" w14:textId="77777777" w:rsidR="00333078" w:rsidRPr="00333078" w:rsidRDefault="00333078" w:rsidP="00333078">
            <w:pPr>
              <w:jc w:val="right"/>
              <w:rPr>
                <w:rFonts w:ascii="Calibri" w:eastAsia="Times New Roman" w:hAnsi="Calibri" w:cs="Times New Roman"/>
                <w:color w:val="000000"/>
                <w:lang w:bidi="he-IL"/>
              </w:rPr>
            </w:pPr>
            <w:proofErr w:type="spellStart"/>
            <w:r w:rsidRPr="00333078">
              <w:rPr>
                <w:rFonts w:ascii="Calibri" w:eastAsia="Times New Roman" w:hAnsi="Calibri" w:cs="Times New Roman"/>
                <w:color w:val="000000"/>
                <w:lang w:bidi="he-IL"/>
              </w:rPr>
              <w:t>zy</w:t>
            </w:r>
            <w:proofErr w:type="spellEnd"/>
          </w:p>
        </w:tc>
      </w:tr>
      <w:tr w:rsidR="00333078" w:rsidRPr="00333078" w14:paraId="3C6297A7" w14:textId="77777777" w:rsidTr="001369EE">
        <w:trPr>
          <w:trHeight w:val="320"/>
        </w:trPr>
        <w:tc>
          <w:tcPr>
            <w:tcW w:w="2037" w:type="dxa"/>
            <w:noWrap/>
            <w:hideMark/>
          </w:tcPr>
          <w:p w14:paraId="285F4EE7" w14:textId="77777777" w:rsidR="00333078" w:rsidRPr="00333078" w:rsidRDefault="00333078" w:rsidP="00333078">
            <w:pPr>
              <w:jc w:val="right"/>
              <w:rPr>
                <w:rFonts w:ascii="Calibri" w:eastAsia="Times New Roman" w:hAnsi="Calibri" w:cs="Times New Roman"/>
                <w:color w:val="000000"/>
                <w:lang w:bidi="he-IL"/>
              </w:rPr>
            </w:pPr>
            <w:r w:rsidRPr="00333078">
              <w:rPr>
                <w:rFonts w:ascii="Calibri" w:eastAsia="Times New Roman" w:hAnsi="Calibri" w:cs="Times New Roman"/>
                <w:color w:val="000000"/>
                <w:lang w:bidi="he-IL"/>
              </w:rPr>
              <w:t>4</w:t>
            </w:r>
          </w:p>
        </w:tc>
        <w:tc>
          <w:tcPr>
            <w:tcW w:w="1820" w:type="dxa"/>
            <w:noWrap/>
            <w:hideMark/>
          </w:tcPr>
          <w:p w14:paraId="6B62C49D" w14:textId="77777777" w:rsidR="00333078" w:rsidRPr="00333078" w:rsidRDefault="00333078" w:rsidP="00333078">
            <w:pPr>
              <w:jc w:val="right"/>
              <w:rPr>
                <w:rFonts w:ascii="Calibri" w:eastAsia="Times New Roman" w:hAnsi="Calibri" w:cs="Times New Roman"/>
                <w:color w:val="000000"/>
                <w:lang w:bidi="he-IL"/>
              </w:rPr>
            </w:pPr>
            <w:r w:rsidRPr="00333078">
              <w:rPr>
                <w:rFonts w:ascii="Calibri" w:eastAsia="Times New Roman" w:hAnsi="Calibri" w:cs="Times New Roman"/>
                <w:color w:val="000000"/>
                <w:lang w:bidi="he-IL"/>
              </w:rPr>
              <w:t>8</w:t>
            </w:r>
          </w:p>
        </w:tc>
        <w:tc>
          <w:tcPr>
            <w:tcW w:w="1620" w:type="dxa"/>
            <w:noWrap/>
            <w:hideMark/>
          </w:tcPr>
          <w:p w14:paraId="471DACED" w14:textId="77777777" w:rsidR="00333078" w:rsidRPr="00333078" w:rsidRDefault="00333078" w:rsidP="00333078">
            <w:pPr>
              <w:jc w:val="right"/>
              <w:rPr>
                <w:rFonts w:ascii="Calibri" w:eastAsia="Times New Roman" w:hAnsi="Calibri" w:cs="Times New Roman"/>
                <w:color w:val="000000"/>
                <w:lang w:bidi="he-IL"/>
              </w:rPr>
            </w:pPr>
            <w:r w:rsidRPr="00333078">
              <w:rPr>
                <w:rFonts w:ascii="Calibri" w:eastAsia="Times New Roman" w:hAnsi="Calibri" w:cs="Times New Roman"/>
                <w:color w:val="000000"/>
                <w:lang w:bidi="he-IL"/>
              </w:rPr>
              <w:t>12</w:t>
            </w:r>
          </w:p>
        </w:tc>
        <w:tc>
          <w:tcPr>
            <w:cnfStyle w:val="000100000000" w:firstRow="0" w:lastRow="0" w:firstColumn="0" w:lastColumn="1" w:oddVBand="0" w:evenVBand="0" w:oddHBand="0" w:evenHBand="0" w:firstRowFirstColumn="0" w:firstRowLastColumn="0" w:lastRowFirstColumn="0" w:lastRowLastColumn="0"/>
            <w:tcW w:w="1300" w:type="dxa"/>
            <w:noWrap/>
            <w:hideMark/>
          </w:tcPr>
          <w:p w14:paraId="587FDD88" w14:textId="78886E99" w:rsidR="00333078" w:rsidRPr="00333078" w:rsidRDefault="00055CEC" w:rsidP="00333078">
            <w:pPr>
              <w:jc w:val="right"/>
              <w:rPr>
                <w:rFonts w:ascii="Calibri" w:eastAsia="Times New Roman" w:hAnsi="Calibri" w:cs="Times New Roman"/>
                <w:color w:val="000000"/>
                <w:lang w:bidi="he-IL"/>
              </w:rPr>
            </w:pPr>
            <w:proofErr w:type="spellStart"/>
            <w:r w:rsidRPr="00333078">
              <w:rPr>
                <w:rFonts w:ascii="Calibri" w:eastAsia="Times New Roman" w:hAnsi="Calibri" w:cs="Times New Roman"/>
                <w:color w:val="000000"/>
                <w:lang w:bidi="he-IL"/>
              </w:rPr>
              <w:t>W</w:t>
            </w:r>
            <w:r w:rsidR="00333078" w:rsidRPr="00333078">
              <w:rPr>
                <w:rFonts w:ascii="Calibri" w:eastAsia="Times New Roman" w:hAnsi="Calibri" w:cs="Times New Roman"/>
                <w:color w:val="000000"/>
                <w:lang w:bidi="he-IL"/>
              </w:rPr>
              <w:t>y</w:t>
            </w:r>
            <w:proofErr w:type="spellEnd"/>
          </w:p>
        </w:tc>
      </w:tr>
    </w:tbl>
    <w:p w14:paraId="4A65DF2B" w14:textId="77777777" w:rsidR="00333078" w:rsidRDefault="00333078" w:rsidP="00333078">
      <w:pPr>
        <w:bidi/>
        <w:rPr>
          <w:rtl/>
          <w:lang w:bidi="he-IL"/>
        </w:rPr>
      </w:pPr>
    </w:p>
    <w:p w14:paraId="78BAC923" w14:textId="77777777" w:rsidR="00142C6A" w:rsidRDefault="00142C6A" w:rsidP="00974AE9">
      <w:pPr>
        <w:bidi/>
        <w:rPr>
          <w:rtl/>
          <w:lang w:bidi="he-IL"/>
        </w:rPr>
      </w:pPr>
    </w:p>
    <w:p w14:paraId="29AEC20F" w14:textId="19EB844C" w:rsidR="001369EE" w:rsidRPr="00142C6A" w:rsidRDefault="001369EE" w:rsidP="00381229">
      <w:pPr>
        <w:bidi/>
        <w:rPr>
          <w:szCs w:val="22"/>
          <w:u w:val="single"/>
          <w:rtl/>
          <w:lang w:bidi="he-IL"/>
        </w:rPr>
      </w:pPr>
      <w:r w:rsidRPr="00142C6A">
        <w:rPr>
          <w:rFonts w:hint="cs"/>
          <w:szCs w:val="22"/>
          <w:u w:val="single"/>
          <w:rtl/>
          <w:lang w:bidi="he-IL"/>
        </w:rPr>
        <w:t>שלב</w:t>
      </w:r>
      <w:r w:rsidRPr="00142C6A">
        <w:rPr>
          <w:szCs w:val="22"/>
          <w:u w:val="single"/>
          <w:rtl/>
          <w:lang w:bidi="he-IL"/>
        </w:rPr>
        <w:t xml:space="preserve"> 1</w:t>
      </w:r>
    </w:p>
    <w:p w14:paraId="5CC80E4F" w14:textId="660D9E93" w:rsidR="00142C6A" w:rsidRPr="00142C6A" w:rsidRDefault="005F1D60" w:rsidP="004D2F22">
      <w:pPr>
        <w:bidi/>
        <w:rPr>
          <w:szCs w:val="22"/>
          <w:rtl/>
          <w:lang w:bidi="he-IL"/>
        </w:rPr>
      </w:pPr>
      <w:r w:rsidRPr="00142C6A">
        <w:rPr>
          <w:rFonts w:hint="cs"/>
          <w:szCs w:val="22"/>
          <w:rtl/>
          <w:lang w:bidi="he-IL"/>
        </w:rPr>
        <w:t>החיבור</w:t>
      </w:r>
      <w:r w:rsidRPr="00142C6A">
        <w:rPr>
          <w:szCs w:val="22"/>
          <w:rtl/>
          <w:lang w:bidi="he-IL"/>
        </w:rPr>
        <w:t xml:space="preserve"> </w:t>
      </w:r>
      <w:r w:rsidR="00756654" w:rsidRPr="00142C6A">
        <w:rPr>
          <w:rFonts w:hint="cs"/>
          <w:szCs w:val="22"/>
          <w:rtl/>
          <w:lang w:bidi="he-IL"/>
        </w:rPr>
        <w:t>עם</w:t>
      </w:r>
      <w:r w:rsidR="00756654" w:rsidRPr="00142C6A">
        <w:rPr>
          <w:szCs w:val="22"/>
          <w:rtl/>
          <w:lang w:bidi="he-IL"/>
        </w:rPr>
        <w:t xml:space="preserve"> רוחב הפס </w:t>
      </w:r>
      <w:r w:rsidRPr="00142C6A">
        <w:rPr>
          <w:rFonts w:hint="cs"/>
          <w:szCs w:val="22"/>
          <w:rtl/>
          <w:lang w:bidi="he-IL"/>
        </w:rPr>
        <w:t>הקטן</w:t>
      </w:r>
      <w:r w:rsidRPr="00142C6A">
        <w:rPr>
          <w:szCs w:val="22"/>
          <w:rtl/>
          <w:lang w:bidi="he-IL"/>
        </w:rPr>
        <w:t xml:space="preserve"> ביותר הוא 1 – הוא היח</w:t>
      </w:r>
      <w:r w:rsidR="00142C6A">
        <w:rPr>
          <w:rFonts w:hint="cs"/>
          <w:szCs w:val="22"/>
          <w:rtl/>
          <w:lang w:bidi="he-IL"/>
        </w:rPr>
        <w:t>י</w:t>
      </w:r>
      <w:r w:rsidRPr="00142C6A">
        <w:rPr>
          <w:rFonts w:hint="cs"/>
          <w:szCs w:val="22"/>
          <w:rtl/>
          <w:lang w:bidi="he-IL"/>
        </w:rPr>
        <w:t>די</w:t>
      </w:r>
      <w:r w:rsidRPr="00142C6A">
        <w:rPr>
          <w:szCs w:val="22"/>
          <w:rtl/>
          <w:lang w:bidi="he-IL"/>
        </w:rPr>
        <w:t xml:space="preserve"> שרוצה להשתמש במסלול </w:t>
      </w:r>
      <w:proofErr w:type="spellStart"/>
      <w:r w:rsidRPr="00142C6A">
        <w:rPr>
          <w:szCs w:val="22"/>
          <w:lang w:bidi="he-IL"/>
        </w:rPr>
        <w:t>wy</w:t>
      </w:r>
      <w:proofErr w:type="spellEnd"/>
      <w:r w:rsidRPr="00142C6A">
        <w:rPr>
          <w:szCs w:val="22"/>
          <w:rtl/>
          <w:lang w:bidi="he-IL"/>
        </w:rPr>
        <w:t xml:space="preserve">, </w:t>
      </w:r>
      <w:r w:rsidRPr="00142C6A">
        <w:rPr>
          <w:rFonts w:hint="cs"/>
          <w:szCs w:val="22"/>
          <w:rtl/>
          <w:lang w:bidi="he-IL"/>
        </w:rPr>
        <w:t>לכן</w:t>
      </w:r>
      <w:r w:rsidR="00142C6A" w:rsidRPr="00142C6A">
        <w:rPr>
          <w:szCs w:val="22"/>
          <w:rtl/>
          <w:lang w:bidi="he-IL"/>
        </w:rPr>
        <w:t xml:space="preserve"> אפשר לתת לו</w:t>
      </w:r>
      <w:r w:rsidRPr="00142C6A">
        <w:rPr>
          <w:szCs w:val="22"/>
          <w:rtl/>
          <w:lang w:bidi="he-IL"/>
        </w:rPr>
        <w:t xml:space="preserve"> </w:t>
      </w:r>
      <w:r w:rsidRPr="00142C6A">
        <w:rPr>
          <w:rFonts w:hint="cs"/>
          <w:szCs w:val="22"/>
          <w:rtl/>
          <w:lang w:bidi="he-IL"/>
        </w:rPr>
        <w:t>את</w:t>
      </w:r>
      <w:r w:rsidRPr="00142C6A">
        <w:rPr>
          <w:szCs w:val="22"/>
          <w:rtl/>
          <w:lang w:bidi="he-IL"/>
        </w:rPr>
        <w:t xml:space="preserve"> </w:t>
      </w:r>
      <w:r w:rsidRPr="00142C6A">
        <w:rPr>
          <w:rFonts w:hint="cs"/>
          <w:szCs w:val="22"/>
          <w:rtl/>
          <w:lang w:bidi="he-IL"/>
        </w:rPr>
        <w:t>כל</w:t>
      </w:r>
      <w:r w:rsidRPr="00142C6A">
        <w:rPr>
          <w:szCs w:val="22"/>
          <w:rtl/>
          <w:lang w:bidi="he-IL"/>
        </w:rPr>
        <w:t xml:space="preserve"> </w:t>
      </w:r>
      <w:r w:rsidRPr="00142C6A">
        <w:rPr>
          <w:rFonts w:hint="cs"/>
          <w:szCs w:val="22"/>
          <w:rtl/>
          <w:lang w:bidi="he-IL"/>
        </w:rPr>
        <w:t>רוחב</w:t>
      </w:r>
      <w:r w:rsidRPr="00142C6A">
        <w:rPr>
          <w:szCs w:val="22"/>
          <w:rtl/>
          <w:lang w:bidi="he-IL"/>
        </w:rPr>
        <w:t xml:space="preserve"> </w:t>
      </w:r>
      <w:r w:rsidRPr="00142C6A">
        <w:rPr>
          <w:rFonts w:hint="cs"/>
          <w:szCs w:val="22"/>
          <w:rtl/>
          <w:lang w:bidi="he-IL"/>
        </w:rPr>
        <w:t>הפס</w:t>
      </w:r>
      <w:r w:rsidRPr="00142C6A">
        <w:rPr>
          <w:szCs w:val="22"/>
          <w:rtl/>
          <w:lang w:bidi="he-IL"/>
        </w:rPr>
        <w:t xml:space="preserve"> </w:t>
      </w:r>
      <w:r w:rsidRPr="00142C6A">
        <w:rPr>
          <w:rFonts w:hint="cs"/>
          <w:szCs w:val="22"/>
          <w:rtl/>
          <w:lang w:bidi="he-IL"/>
        </w:rPr>
        <w:t>האפשרי</w:t>
      </w:r>
      <w:r w:rsidR="001E1329">
        <w:rPr>
          <w:rFonts w:hint="cs"/>
          <w:szCs w:val="22"/>
          <w:rtl/>
          <w:lang w:bidi="he-IL"/>
        </w:rPr>
        <w:t xml:space="preserve"> בקשת זו</w:t>
      </w:r>
      <w:r w:rsidRPr="00142C6A">
        <w:rPr>
          <w:szCs w:val="22"/>
          <w:rtl/>
          <w:lang w:bidi="he-IL"/>
        </w:rPr>
        <w:t xml:space="preserve">. </w:t>
      </w:r>
      <w:r w:rsidR="00142C6A" w:rsidRPr="00142C6A">
        <w:rPr>
          <w:rFonts w:hint="cs"/>
          <w:szCs w:val="22"/>
          <w:rtl/>
          <w:lang w:bidi="he-IL"/>
        </w:rPr>
        <w:t>אבל</w:t>
      </w:r>
      <w:r w:rsidR="00142C6A" w:rsidRPr="00142C6A">
        <w:rPr>
          <w:szCs w:val="22"/>
          <w:rtl/>
          <w:lang w:bidi="he-IL"/>
        </w:rPr>
        <w:t xml:space="preserve"> צריך לתת לכל החיבורים רוחב פס זה – לכן </w:t>
      </w:r>
      <w:r w:rsidR="00142C6A" w:rsidRPr="00142C6A">
        <w:rPr>
          <w:rFonts w:hint="cs"/>
          <w:szCs w:val="22"/>
          <w:rtl/>
          <w:lang w:bidi="he-IL"/>
        </w:rPr>
        <w:t>צריך</w:t>
      </w:r>
      <w:r w:rsidR="00142C6A" w:rsidRPr="00142C6A">
        <w:rPr>
          <w:szCs w:val="22"/>
          <w:rtl/>
          <w:lang w:bidi="he-IL"/>
        </w:rPr>
        <w:t xml:space="preserve"> </w:t>
      </w:r>
      <w:r w:rsidR="00142C6A" w:rsidRPr="00142C6A">
        <w:rPr>
          <w:rFonts w:hint="cs"/>
          <w:szCs w:val="22"/>
          <w:rtl/>
          <w:lang w:bidi="he-IL"/>
        </w:rPr>
        <w:t>לבדוק</w:t>
      </w:r>
      <w:r w:rsidR="00142C6A" w:rsidRPr="00142C6A">
        <w:rPr>
          <w:szCs w:val="22"/>
          <w:rtl/>
          <w:lang w:bidi="he-IL"/>
        </w:rPr>
        <w:t xml:space="preserve"> </w:t>
      </w:r>
      <w:r w:rsidR="00142C6A" w:rsidRPr="00142C6A">
        <w:rPr>
          <w:rFonts w:hint="cs"/>
          <w:szCs w:val="22"/>
          <w:rtl/>
          <w:lang w:bidi="he-IL"/>
        </w:rPr>
        <w:t>את</w:t>
      </w:r>
      <w:r w:rsidR="00142C6A" w:rsidRPr="00142C6A">
        <w:rPr>
          <w:szCs w:val="22"/>
          <w:rtl/>
          <w:lang w:bidi="he-IL"/>
        </w:rPr>
        <w:t xml:space="preserve"> </w:t>
      </w:r>
      <w:r w:rsidR="00142C6A" w:rsidRPr="00142C6A">
        <w:rPr>
          <w:rFonts w:hint="cs"/>
          <w:szCs w:val="22"/>
          <w:rtl/>
          <w:lang w:bidi="he-IL"/>
        </w:rPr>
        <w:t>המגבלות</w:t>
      </w:r>
      <w:r w:rsidR="00142C6A" w:rsidRPr="00142C6A">
        <w:rPr>
          <w:szCs w:val="22"/>
          <w:rtl/>
          <w:lang w:bidi="he-IL"/>
        </w:rPr>
        <w:t xml:space="preserve"> </w:t>
      </w:r>
      <w:r w:rsidR="00142C6A" w:rsidRPr="00142C6A">
        <w:rPr>
          <w:rFonts w:hint="cs"/>
          <w:szCs w:val="22"/>
          <w:rtl/>
          <w:lang w:bidi="he-IL"/>
        </w:rPr>
        <w:t>עליהם</w:t>
      </w:r>
      <w:r w:rsidR="00142C6A" w:rsidRPr="00142C6A">
        <w:rPr>
          <w:szCs w:val="22"/>
          <w:rtl/>
          <w:lang w:bidi="he-IL"/>
        </w:rPr>
        <w:t>.</w:t>
      </w:r>
    </w:p>
    <w:p w14:paraId="3D6FD9BA" w14:textId="1774D923" w:rsidR="00142C6A" w:rsidRPr="00142C6A" w:rsidRDefault="00142C6A" w:rsidP="002E2EFC">
      <w:pPr>
        <w:bidi/>
        <w:rPr>
          <w:szCs w:val="22"/>
          <w:rtl/>
          <w:lang w:bidi="he-IL"/>
        </w:rPr>
      </w:pPr>
      <w:r w:rsidRPr="00142C6A">
        <w:rPr>
          <w:rFonts w:hint="cs"/>
          <w:szCs w:val="22"/>
          <w:rtl/>
          <w:lang w:bidi="he-IL"/>
        </w:rPr>
        <w:t>נשים</w:t>
      </w:r>
      <w:r w:rsidRPr="00142C6A">
        <w:rPr>
          <w:szCs w:val="22"/>
          <w:rtl/>
          <w:lang w:bidi="he-IL"/>
        </w:rPr>
        <w:t xml:space="preserve"> לב שקשת </w:t>
      </w:r>
      <w:proofErr w:type="spellStart"/>
      <w:r w:rsidRPr="00142C6A">
        <w:rPr>
          <w:szCs w:val="22"/>
          <w:lang w:bidi="he-IL"/>
        </w:rPr>
        <w:t>xz</w:t>
      </w:r>
      <w:proofErr w:type="spellEnd"/>
      <w:r w:rsidRPr="00142C6A">
        <w:rPr>
          <w:szCs w:val="22"/>
          <w:rtl/>
          <w:lang w:bidi="he-IL"/>
        </w:rPr>
        <w:t xml:space="preserve"> משותפת לחיבור 2 3 </w:t>
      </w:r>
      <w:r w:rsidRPr="00142C6A">
        <w:rPr>
          <w:rFonts w:hint="cs"/>
          <w:szCs w:val="22"/>
          <w:rtl/>
          <w:lang w:bidi="he-IL"/>
        </w:rPr>
        <w:t>ו</w:t>
      </w:r>
      <w:r w:rsidRPr="00142C6A">
        <w:rPr>
          <w:szCs w:val="22"/>
          <w:rtl/>
          <w:lang w:bidi="he-IL"/>
        </w:rPr>
        <w:t xml:space="preserve">-4, </w:t>
      </w:r>
      <w:r w:rsidRPr="00142C6A">
        <w:rPr>
          <w:rFonts w:hint="cs"/>
          <w:szCs w:val="22"/>
          <w:rtl/>
          <w:lang w:bidi="he-IL"/>
        </w:rPr>
        <w:t>וסה</w:t>
      </w:r>
      <w:r w:rsidRPr="00142C6A">
        <w:rPr>
          <w:szCs w:val="22"/>
          <w:rtl/>
          <w:lang w:bidi="he-IL"/>
        </w:rPr>
        <w:t xml:space="preserve">"כ רוחב הפס הלא מנוצל בה הוא 10 – זוהי </w:t>
      </w:r>
      <w:r w:rsidRPr="00142C6A">
        <w:rPr>
          <w:rFonts w:hint="cs"/>
          <w:szCs w:val="22"/>
          <w:rtl/>
          <w:lang w:bidi="he-IL"/>
        </w:rPr>
        <w:t>גם</w:t>
      </w:r>
      <w:r w:rsidRPr="00142C6A">
        <w:rPr>
          <w:szCs w:val="22"/>
          <w:rtl/>
          <w:lang w:bidi="he-IL"/>
        </w:rPr>
        <w:t xml:space="preserve"> </w:t>
      </w:r>
      <w:r w:rsidRPr="00142C6A">
        <w:rPr>
          <w:rFonts w:hint="cs"/>
          <w:szCs w:val="22"/>
          <w:rtl/>
          <w:lang w:bidi="he-IL"/>
        </w:rPr>
        <w:t>המגבלה</w:t>
      </w:r>
      <w:r w:rsidRPr="00142C6A">
        <w:rPr>
          <w:szCs w:val="22"/>
          <w:rtl/>
          <w:lang w:bidi="he-IL"/>
        </w:rPr>
        <w:t xml:space="preserve"> </w:t>
      </w:r>
      <w:r w:rsidRPr="00142C6A">
        <w:rPr>
          <w:rFonts w:hint="cs"/>
          <w:szCs w:val="22"/>
          <w:rtl/>
          <w:lang w:bidi="he-IL"/>
        </w:rPr>
        <w:t>הגדולה</w:t>
      </w:r>
      <w:r w:rsidRPr="00142C6A">
        <w:rPr>
          <w:szCs w:val="22"/>
          <w:rtl/>
          <w:lang w:bidi="he-IL"/>
        </w:rPr>
        <w:t xml:space="preserve"> </w:t>
      </w:r>
      <w:r w:rsidRPr="00142C6A">
        <w:rPr>
          <w:rFonts w:hint="cs"/>
          <w:szCs w:val="22"/>
          <w:rtl/>
          <w:lang w:bidi="he-IL"/>
        </w:rPr>
        <w:t>ביותר</w:t>
      </w:r>
      <w:r w:rsidRPr="00142C6A">
        <w:rPr>
          <w:szCs w:val="22"/>
          <w:rtl/>
          <w:lang w:bidi="he-IL"/>
        </w:rPr>
        <w:t xml:space="preserve"> שלנו. </w:t>
      </w:r>
      <w:r w:rsidRPr="00142C6A">
        <w:rPr>
          <w:szCs w:val="22"/>
          <w:rtl/>
          <w:lang w:bidi="he-IL"/>
        </w:rPr>
        <w:br/>
      </w:r>
      <w:r w:rsidRPr="00142C6A">
        <w:rPr>
          <w:rFonts w:hint="cs"/>
          <w:szCs w:val="22"/>
          <w:rtl/>
          <w:lang w:bidi="he-IL"/>
        </w:rPr>
        <w:t>לכן</w:t>
      </w:r>
      <w:r w:rsidRPr="00142C6A">
        <w:rPr>
          <w:szCs w:val="22"/>
          <w:rtl/>
          <w:lang w:bidi="he-IL"/>
        </w:rPr>
        <w:t xml:space="preserve"> </w:t>
      </w:r>
      <w:r w:rsidRPr="00142C6A">
        <w:rPr>
          <w:rFonts w:hint="cs"/>
          <w:szCs w:val="22"/>
          <w:rtl/>
          <w:lang w:bidi="he-IL"/>
        </w:rPr>
        <w:t>על</w:t>
      </w:r>
      <w:r w:rsidRPr="00142C6A">
        <w:rPr>
          <w:szCs w:val="22"/>
          <w:rtl/>
          <w:lang w:bidi="he-IL"/>
        </w:rPr>
        <w:t xml:space="preserve"> </w:t>
      </w:r>
      <w:r w:rsidRPr="00142C6A">
        <w:rPr>
          <w:rFonts w:hint="cs"/>
          <w:szCs w:val="22"/>
          <w:rtl/>
          <w:lang w:bidi="he-IL"/>
        </w:rPr>
        <w:t>מנת</w:t>
      </w:r>
      <w:r w:rsidRPr="00142C6A">
        <w:rPr>
          <w:szCs w:val="22"/>
          <w:rtl/>
          <w:lang w:bidi="he-IL"/>
        </w:rPr>
        <w:t xml:space="preserve"> </w:t>
      </w:r>
      <w:r w:rsidRPr="00142C6A">
        <w:rPr>
          <w:rFonts w:hint="cs"/>
          <w:szCs w:val="22"/>
          <w:rtl/>
          <w:lang w:bidi="he-IL"/>
        </w:rPr>
        <w:t>לשרת</w:t>
      </w:r>
      <w:r w:rsidRPr="00142C6A">
        <w:rPr>
          <w:szCs w:val="22"/>
          <w:rtl/>
          <w:lang w:bidi="he-IL"/>
        </w:rPr>
        <w:t xml:space="preserve"> </w:t>
      </w:r>
      <w:r w:rsidRPr="00142C6A">
        <w:rPr>
          <w:rFonts w:hint="cs"/>
          <w:szCs w:val="22"/>
          <w:rtl/>
          <w:lang w:bidi="he-IL"/>
        </w:rPr>
        <w:t>את</w:t>
      </w:r>
      <w:r w:rsidRPr="00142C6A">
        <w:rPr>
          <w:szCs w:val="22"/>
          <w:rtl/>
          <w:lang w:bidi="he-IL"/>
        </w:rPr>
        <w:t xml:space="preserve"> </w:t>
      </w:r>
      <w:r w:rsidRPr="00142C6A">
        <w:rPr>
          <w:rFonts w:hint="cs"/>
          <w:szCs w:val="22"/>
          <w:rtl/>
          <w:lang w:bidi="he-IL"/>
        </w:rPr>
        <w:t>כל</w:t>
      </w:r>
      <w:r w:rsidRPr="00142C6A">
        <w:rPr>
          <w:szCs w:val="22"/>
          <w:rtl/>
          <w:lang w:bidi="he-IL"/>
        </w:rPr>
        <w:t xml:space="preserve"> </w:t>
      </w:r>
      <w:r w:rsidRPr="00142C6A">
        <w:rPr>
          <w:rFonts w:hint="cs"/>
          <w:szCs w:val="22"/>
          <w:rtl/>
          <w:lang w:bidi="he-IL"/>
        </w:rPr>
        <w:t>החיבורים</w:t>
      </w:r>
      <w:r w:rsidRPr="00142C6A">
        <w:rPr>
          <w:szCs w:val="22"/>
          <w:rtl/>
          <w:lang w:bidi="he-IL"/>
        </w:rPr>
        <w:t xml:space="preserve"> </w:t>
      </w:r>
      <w:r w:rsidRPr="00142C6A">
        <w:rPr>
          <w:rFonts w:hint="cs"/>
          <w:szCs w:val="22"/>
          <w:rtl/>
          <w:lang w:bidi="he-IL"/>
        </w:rPr>
        <w:t>בצורה</w:t>
      </w:r>
      <w:r w:rsidRPr="00142C6A">
        <w:rPr>
          <w:szCs w:val="22"/>
          <w:rtl/>
          <w:lang w:bidi="he-IL"/>
        </w:rPr>
        <w:t xml:space="preserve"> </w:t>
      </w:r>
      <w:r w:rsidRPr="00142C6A">
        <w:rPr>
          <w:rFonts w:hint="cs"/>
          <w:szCs w:val="22"/>
          <w:rtl/>
          <w:lang w:bidi="he-IL"/>
        </w:rPr>
        <w:t>זהה</w:t>
      </w:r>
      <w:r w:rsidRPr="00142C6A">
        <w:rPr>
          <w:szCs w:val="22"/>
          <w:rtl/>
          <w:lang w:bidi="he-IL"/>
        </w:rPr>
        <w:t xml:space="preserve">, </w:t>
      </w:r>
      <w:r w:rsidRPr="00142C6A">
        <w:rPr>
          <w:rFonts w:hint="cs"/>
          <w:szCs w:val="22"/>
          <w:rtl/>
          <w:lang w:bidi="he-IL"/>
        </w:rPr>
        <w:t>כל</w:t>
      </w:r>
      <w:r w:rsidRPr="00142C6A">
        <w:rPr>
          <w:szCs w:val="22"/>
          <w:rtl/>
          <w:lang w:bidi="he-IL"/>
        </w:rPr>
        <w:t xml:space="preserve"> </w:t>
      </w:r>
      <w:r w:rsidRPr="00142C6A">
        <w:rPr>
          <w:rFonts w:hint="cs"/>
          <w:szCs w:val="22"/>
          <w:rtl/>
          <w:lang w:bidi="he-IL"/>
        </w:rPr>
        <w:t>אחד</w:t>
      </w:r>
      <w:r w:rsidRPr="00142C6A">
        <w:rPr>
          <w:szCs w:val="22"/>
          <w:rtl/>
          <w:lang w:bidi="he-IL"/>
        </w:rPr>
        <w:t xml:space="preserve"> </w:t>
      </w:r>
      <w:r w:rsidRPr="00142C6A">
        <w:rPr>
          <w:rFonts w:hint="cs"/>
          <w:szCs w:val="22"/>
          <w:rtl/>
          <w:lang w:bidi="he-IL"/>
        </w:rPr>
        <w:t>מהם</w:t>
      </w:r>
      <w:r w:rsidRPr="00142C6A">
        <w:rPr>
          <w:szCs w:val="22"/>
          <w:rtl/>
          <w:lang w:bidi="he-IL"/>
        </w:rPr>
        <w:t xml:space="preserve"> </w:t>
      </w:r>
      <w:r w:rsidRPr="00142C6A">
        <w:rPr>
          <w:rFonts w:hint="cs"/>
          <w:szCs w:val="22"/>
          <w:rtl/>
          <w:lang w:bidi="he-IL"/>
        </w:rPr>
        <w:t>יקבל</w:t>
      </w:r>
      <w:r w:rsidRPr="00142C6A">
        <w:rPr>
          <w:szCs w:val="22"/>
          <w:rtl/>
          <w:lang w:bidi="he-IL"/>
        </w:rPr>
        <w:t xml:space="preserve"> 3.333 </w:t>
      </w:r>
      <w:r w:rsidRPr="00142C6A">
        <w:rPr>
          <w:rFonts w:hint="cs"/>
          <w:szCs w:val="22"/>
          <w:rtl/>
          <w:lang w:bidi="he-IL"/>
        </w:rPr>
        <w:t>רוחב</w:t>
      </w:r>
      <w:r w:rsidRPr="00142C6A">
        <w:rPr>
          <w:szCs w:val="22"/>
          <w:rtl/>
          <w:lang w:bidi="he-IL"/>
        </w:rPr>
        <w:t xml:space="preserve"> </w:t>
      </w:r>
      <w:r w:rsidRPr="00142C6A">
        <w:rPr>
          <w:rFonts w:hint="cs"/>
          <w:szCs w:val="22"/>
          <w:rtl/>
          <w:lang w:bidi="he-IL"/>
        </w:rPr>
        <w:t>פס</w:t>
      </w:r>
      <w:r w:rsidRPr="00142C6A">
        <w:rPr>
          <w:szCs w:val="22"/>
          <w:rtl/>
          <w:lang w:bidi="he-IL"/>
        </w:rPr>
        <w:t>.</w:t>
      </w:r>
    </w:p>
    <w:p w14:paraId="092CBEBB" w14:textId="31B6B8B4" w:rsidR="001369EE" w:rsidRPr="00142C6A" w:rsidRDefault="001369EE" w:rsidP="002E2EFC">
      <w:pPr>
        <w:bidi/>
        <w:rPr>
          <w:szCs w:val="22"/>
          <w:rtl/>
          <w:lang w:bidi="he-IL"/>
        </w:rPr>
      </w:pPr>
    </w:p>
    <w:p w14:paraId="10416A9E" w14:textId="3684F197" w:rsidR="005F1D60" w:rsidRPr="00142C6A" w:rsidRDefault="005F1D60" w:rsidP="005F1D60">
      <w:pPr>
        <w:bidi/>
        <w:rPr>
          <w:szCs w:val="22"/>
          <w:u w:val="single"/>
          <w:rtl/>
          <w:lang w:bidi="he-IL"/>
        </w:rPr>
      </w:pPr>
      <w:r w:rsidRPr="00142C6A">
        <w:rPr>
          <w:rFonts w:hint="cs"/>
          <w:szCs w:val="22"/>
          <w:u w:val="single"/>
          <w:rtl/>
          <w:lang w:bidi="he-IL"/>
        </w:rPr>
        <w:t>שלב</w:t>
      </w:r>
      <w:r w:rsidRPr="00142C6A">
        <w:rPr>
          <w:szCs w:val="22"/>
          <w:u w:val="single"/>
          <w:rtl/>
          <w:lang w:bidi="he-IL"/>
        </w:rPr>
        <w:t xml:space="preserve"> 2</w:t>
      </w:r>
    </w:p>
    <w:p w14:paraId="43D62025" w14:textId="7A1C56FB" w:rsidR="00142C6A" w:rsidRPr="00142C6A" w:rsidRDefault="00142C6A" w:rsidP="00974AE9">
      <w:pPr>
        <w:bidi/>
        <w:rPr>
          <w:szCs w:val="22"/>
          <w:rtl/>
          <w:lang w:bidi="he-IL"/>
        </w:rPr>
      </w:pPr>
      <w:r w:rsidRPr="00142C6A">
        <w:rPr>
          <w:rFonts w:hint="cs"/>
          <w:szCs w:val="22"/>
          <w:rtl/>
          <w:lang w:bidi="he-IL"/>
        </w:rPr>
        <w:t>כעת</w:t>
      </w:r>
      <w:r w:rsidRPr="00142C6A">
        <w:rPr>
          <w:szCs w:val="22"/>
          <w:rtl/>
          <w:lang w:bidi="he-IL"/>
        </w:rPr>
        <w:t xml:space="preserve"> מיכוון שהחיבורים הנותרים 2,3,4 כולם עוברים דרך קשת </w:t>
      </w:r>
      <w:proofErr w:type="spellStart"/>
      <w:r w:rsidRPr="00142C6A">
        <w:rPr>
          <w:szCs w:val="22"/>
          <w:lang w:bidi="he-IL"/>
        </w:rPr>
        <w:t>xz</w:t>
      </w:r>
      <w:proofErr w:type="spellEnd"/>
      <w:r w:rsidRPr="00142C6A">
        <w:rPr>
          <w:szCs w:val="22"/>
          <w:rtl/>
          <w:lang w:bidi="he-IL"/>
        </w:rPr>
        <w:t xml:space="preserve"> ורוחב הפס שלה נוצל לחלוטין, </w:t>
      </w:r>
      <w:r w:rsidRPr="00142C6A">
        <w:rPr>
          <w:rFonts w:hint="cs"/>
          <w:szCs w:val="22"/>
          <w:rtl/>
          <w:lang w:bidi="he-IL"/>
        </w:rPr>
        <w:t>לא</w:t>
      </w:r>
      <w:r w:rsidRPr="00142C6A">
        <w:rPr>
          <w:szCs w:val="22"/>
          <w:rtl/>
          <w:lang w:bidi="he-IL"/>
        </w:rPr>
        <w:t xml:space="preserve"> </w:t>
      </w:r>
      <w:r w:rsidRPr="00142C6A">
        <w:rPr>
          <w:rFonts w:hint="cs"/>
          <w:szCs w:val="22"/>
          <w:rtl/>
          <w:lang w:bidi="he-IL"/>
        </w:rPr>
        <w:t>ניתן</w:t>
      </w:r>
      <w:r w:rsidRPr="00142C6A">
        <w:rPr>
          <w:szCs w:val="22"/>
          <w:rtl/>
          <w:lang w:bidi="he-IL"/>
        </w:rPr>
        <w:t xml:space="preserve"> </w:t>
      </w:r>
      <w:r w:rsidRPr="00142C6A">
        <w:rPr>
          <w:rFonts w:hint="cs"/>
          <w:szCs w:val="22"/>
          <w:rtl/>
          <w:lang w:bidi="he-IL"/>
        </w:rPr>
        <w:t>לספק</w:t>
      </w:r>
      <w:r w:rsidRPr="00142C6A">
        <w:rPr>
          <w:szCs w:val="22"/>
          <w:rtl/>
          <w:lang w:bidi="he-IL"/>
        </w:rPr>
        <w:t xml:space="preserve"> </w:t>
      </w:r>
      <w:r w:rsidRPr="00142C6A">
        <w:rPr>
          <w:rFonts w:hint="cs"/>
          <w:szCs w:val="22"/>
          <w:rtl/>
          <w:lang w:bidi="he-IL"/>
        </w:rPr>
        <w:t>לאף</w:t>
      </w:r>
      <w:r w:rsidRPr="00142C6A">
        <w:rPr>
          <w:szCs w:val="22"/>
          <w:rtl/>
          <w:lang w:bidi="he-IL"/>
        </w:rPr>
        <w:t xml:space="preserve"> </w:t>
      </w:r>
      <w:r w:rsidRPr="00142C6A">
        <w:rPr>
          <w:rFonts w:hint="cs"/>
          <w:szCs w:val="22"/>
          <w:rtl/>
          <w:lang w:bidi="he-IL"/>
        </w:rPr>
        <w:t>אחד</w:t>
      </w:r>
      <w:r w:rsidRPr="00142C6A">
        <w:rPr>
          <w:szCs w:val="22"/>
          <w:rtl/>
          <w:lang w:bidi="he-IL"/>
        </w:rPr>
        <w:t xml:space="preserve"> </w:t>
      </w:r>
      <w:r w:rsidRPr="00142C6A">
        <w:rPr>
          <w:rFonts w:hint="cs"/>
          <w:szCs w:val="22"/>
          <w:rtl/>
          <w:lang w:bidi="he-IL"/>
        </w:rPr>
        <w:t>מהם</w:t>
      </w:r>
      <w:r w:rsidR="001E1329">
        <w:rPr>
          <w:rFonts w:hint="cs"/>
          <w:szCs w:val="22"/>
          <w:rtl/>
          <w:lang w:bidi="he-IL"/>
        </w:rPr>
        <w:t xml:space="preserve"> רוחב פס נוסף</w:t>
      </w:r>
      <w:r w:rsidRPr="00142C6A">
        <w:rPr>
          <w:szCs w:val="22"/>
          <w:rtl/>
          <w:lang w:bidi="he-IL"/>
        </w:rPr>
        <w:t>.</w:t>
      </w:r>
      <w:r w:rsidRPr="00142C6A">
        <w:rPr>
          <w:szCs w:val="22"/>
          <w:rtl/>
          <w:lang w:bidi="he-IL"/>
        </w:rPr>
        <w:br/>
      </w:r>
      <w:r w:rsidRPr="00142C6A">
        <w:rPr>
          <w:rFonts w:hint="cs"/>
          <w:szCs w:val="22"/>
          <w:rtl/>
          <w:lang w:bidi="he-IL"/>
        </w:rPr>
        <w:t>לעומת</w:t>
      </w:r>
      <w:r w:rsidRPr="00142C6A">
        <w:rPr>
          <w:szCs w:val="22"/>
          <w:rtl/>
          <w:lang w:bidi="he-IL"/>
        </w:rPr>
        <w:t xml:space="preserve"> </w:t>
      </w:r>
      <w:r w:rsidRPr="00142C6A">
        <w:rPr>
          <w:rFonts w:hint="cs"/>
          <w:szCs w:val="22"/>
          <w:rtl/>
          <w:lang w:bidi="he-IL"/>
        </w:rPr>
        <w:t>זאת</w:t>
      </w:r>
      <w:r w:rsidR="00372476">
        <w:rPr>
          <w:rFonts w:hint="cs"/>
          <w:szCs w:val="22"/>
          <w:rtl/>
          <w:lang w:bidi="he-IL"/>
        </w:rPr>
        <w:t>,</w:t>
      </w:r>
      <w:r w:rsidR="00372476">
        <w:rPr>
          <w:szCs w:val="22"/>
          <w:rtl/>
          <w:lang w:bidi="he-IL"/>
        </w:rPr>
        <w:t xml:space="preserve"> חיבור 1</w:t>
      </w:r>
      <w:r w:rsidR="00372476">
        <w:rPr>
          <w:rFonts w:hint="cs"/>
          <w:szCs w:val="22"/>
          <w:rtl/>
          <w:lang w:bidi="he-IL"/>
        </w:rPr>
        <w:t xml:space="preserve"> -</w:t>
      </w:r>
      <w:r w:rsidRPr="00142C6A">
        <w:rPr>
          <w:szCs w:val="22"/>
          <w:rtl/>
          <w:lang w:bidi="he-IL"/>
        </w:rPr>
        <w:t xml:space="preserve"> אשר משתמש בקשת </w:t>
      </w:r>
      <w:proofErr w:type="spellStart"/>
      <w:r w:rsidRPr="00142C6A">
        <w:rPr>
          <w:szCs w:val="22"/>
          <w:lang w:bidi="he-IL"/>
        </w:rPr>
        <w:t>wy</w:t>
      </w:r>
      <w:proofErr w:type="spellEnd"/>
      <w:r w:rsidRPr="00142C6A">
        <w:rPr>
          <w:szCs w:val="22"/>
          <w:rtl/>
          <w:lang w:bidi="he-IL"/>
        </w:rPr>
        <w:t xml:space="preserve"> בלבד יכול לנצל את רוחב הפס שלה.</w:t>
      </w:r>
      <w:r w:rsidRPr="00142C6A">
        <w:rPr>
          <w:szCs w:val="22"/>
          <w:rtl/>
          <w:lang w:bidi="he-IL"/>
        </w:rPr>
        <w:br/>
      </w:r>
      <w:r w:rsidRPr="00142C6A">
        <w:rPr>
          <w:rFonts w:hint="cs"/>
          <w:szCs w:val="22"/>
          <w:rtl/>
          <w:lang w:bidi="he-IL"/>
        </w:rPr>
        <w:t>רוחב</w:t>
      </w:r>
      <w:r w:rsidRPr="00142C6A">
        <w:rPr>
          <w:szCs w:val="22"/>
          <w:rtl/>
          <w:lang w:bidi="he-IL"/>
        </w:rPr>
        <w:t xml:space="preserve"> הפס </w:t>
      </w:r>
      <w:r w:rsidRPr="00142C6A">
        <w:rPr>
          <w:rFonts w:hint="cs"/>
          <w:szCs w:val="22"/>
          <w:rtl/>
          <w:lang w:bidi="he-IL"/>
        </w:rPr>
        <w:t>הלא</w:t>
      </w:r>
      <w:r w:rsidRPr="00142C6A">
        <w:rPr>
          <w:szCs w:val="22"/>
          <w:rtl/>
          <w:lang w:bidi="he-IL"/>
        </w:rPr>
        <w:t xml:space="preserve"> </w:t>
      </w:r>
      <w:r w:rsidRPr="00142C6A">
        <w:rPr>
          <w:rFonts w:hint="cs"/>
          <w:szCs w:val="22"/>
          <w:rtl/>
          <w:lang w:bidi="he-IL"/>
        </w:rPr>
        <w:t>מנוצל</w:t>
      </w:r>
      <w:r w:rsidRPr="00142C6A">
        <w:rPr>
          <w:szCs w:val="22"/>
          <w:rtl/>
          <w:lang w:bidi="he-IL"/>
        </w:rPr>
        <w:t xml:space="preserve"> כעת, לאחר שלב 1, הוא </w:t>
      </w:r>
      <w:r w:rsidRPr="00142C6A">
        <w:rPr>
          <w:szCs w:val="22"/>
          <w:lang w:bidi="he-IL"/>
        </w:rPr>
        <w:t>8.67</w:t>
      </w:r>
      <w:r w:rsidRPr="00142C6A">
        <w:rPr>
          <w:szCs w:val="22"/>
          <w:rtl/>
          <w:lang w:bidi="he-IL"/>
        </w:rPr>
        <w:t xml:space="preserve"> ודרישת החיבור היא </w:t>
      </w:r>
      <w:r w:rsidRPr="00142C6A">
        <w:rPr>
          <w:szCs w:val="22"/>
          <w:lang w:bidi="he-IL"/>
        </w:rPr>
        <w:t>4.667</w:t>
      </w:r>
      <w:r w:rsidRPr="00142C6A">
        <w:rPr>
          <w:szCs w:val="22"/>
          <w:rtl/>
          <w:lang w:bidi="he-IL"/>
        </w:rPr>
        <w:t xml:space="preserve"> – לכן ניתן לספק את כל דרישתו.</w:t>
      </w:r>
    </w:p>
    <w:p w14:paraId="4BFB8EA2" w14:textId="77777777" w:rsidR="00142C6A" w:rsidRPr="00142C6A" w:rsidRDefault="00142C6A" w:rsidP="00381229">
      <w:pPr>
        <w:bidi/>
        <w:rPr>
          <w:szCs w:val="22"/>
          <w:rtl/>
          <w:lang w:bidi="he-IL"/>
        </w:rPr>
      </w:pPr>
    </w:p>
    <w:p w14:paraId="129F6D31" w14:textId="07A5E0BA" w:rsidR="001369EE" w:rsidRPr="00142C6A" w:rsidRDefault="00372476" w:rsidP="005F1D60">
      <w:pPr>
        <w:bidi/>
        <w:rPr>
          <w:szCs w:val="22"/>
          <w:rtl/>
          <w:lang w:bidi="he-IL"/>
        </w:rPr>
      </w:pPr>
      <w:r>
        <w:rPr>
          <w:rFonts w:hint="cs"/>
          <w:szCs w:val="22"/>
          <w:rtl/>
          <w:lang w:bidi="he-IL"/>
        </w:rPr>
        <w:t xml:space="preserve">לאחר שלב 2, </w:t>
      </w:r>
      <w:r w:rsidR="00142C6A" w:rsidRPr="00142C6A">
        <w:rPr>
          <w:rFonts w:hint="cs"/>
          <w:szCs w:val="22"/>
          <w:rtl/>
          <w:lang w:bidi="he-IL"/>
        </w:rPr>
        <w:t>חיבור</w:t>
      </w:r>
      <w:r w:rsidR="00142C6A" w:rsidRPr="00142C6A">
        <w:rPr>
          <w:szCs w:val="22"/>
          <w:rtl/>
          <w:lang w:bidi="he-IL"/>
        </w:rPr>
        <w:t xml:space="preserve"> מספר 1 סופק לחלוטין, וחיבורים 2,3,4 לא יכולים להגדיל את רוחב הפס בפועל שלהם בעקבות שקשת </w:t>
      </w:r>
      <w:proofErr w:type="spellStart"/>
      <w:r w:rsidR="00142C6A" w:rsidRPr="00142C6A">
        <w:rPr>
          <w:szCs w:val="22"/>
          <w:lang w:bidi="he-IL"/>
        </w:rPr>
        <w:t>xy</w:t>
      </w:r>
      <w:proofErr w:type="spellEnd"/>
      <w:r w:rsidR="00020809">
        <w:rPr>
          <w:szCs w:val="22"/>
          <w:rtl/>
          <w:lang w:bidi="he-IL"/>
        </w:rPr>
        <w:t xml:space="preserve"> נוצלה לחלוטי</w:t>
      </w:r>
      <w:r w:rsidR="00142C6A" w:rsidRPr="00142C6A">
        <w:rPr>
          <w:rFonts w:hint="cs"/>
          <w:szCs w:val="22"/>
          <w:rtl/>
          <w:lang w:bidi="he-IL"/>
        </w:rPr>
        <w:t>ן</w:t>
      </w:r>
      <w:r w:rsidR="00142C6A" w:rsidRPr="00142C6A">
        <w:rPr>
          <w:szCs w:val="22"/>
          <w:rtl/>
          <w:lang w:bidi="he-IL"/>
        </w:rPr>
        <w:t xml:space="preserve"> - </w:t>
      </w:r>
      <w:r w:rsidR="005F1D60" w:rsidRPr="00142C6A">
        <w:rPr>
          <w:rFonts w:hint="cs"/>
          <w:szCs w:val="22"/>
          <w:rtl/>
          <w:lang w:bidi="he-IL"/>
        </w:rPr>
        <w:t>לכן</w:t>
      </w:r>
      <w:r w:rsidR="005F1D60" w:rsidRPr="00142C6A">
        <w:rPr>
          <w:szCs w:val="22"/>
          <w:rtl/>
          <w:lang w:bidi="he-IL"/>
        </w:rPr>
        <w:t xml:space="preserve"> </w:t>
      </w:r>
      <w:r w:rsidR="005F1D60" w:rsidRPr="00142C6A">
        <w:rPr>
          <w:rFonts w:hint="cs"/>
          <w:szCs w:val="22"/>
          <w:rtl/>
          <w:lang w:bidi="he-IL"/>
        </w:rPr>
        <w:t>סיימנו</w:t>
      </w:r>
      <w:r w:rsidR="005F1D60" w:rsidRPr="00142C6A">
        <w:rPr>
          <w:szCs w:val="22"/>
          <w:rtl/>
          <w:lang w:bidi="he-IL"/>
        </w:rPr>
        <w:t>.</w:t>
      </w:r>
    </w:p>
    <w:p w14:paraId="0E561289" w14:textId="1711B789" w:rsidR="001369EE" w:rsidRPr="002E2EFC" w:rsidRDefault="00E06D64" w:rsidP="00E06D64">
      <w:pPr>
        <w:rPr>
          <w:szCs w:val="22"/>
          <w:lang w:bidi="he-IL"/>
        </w:rPr>
      </w:pPr>
      <w:r w:rsidRPr="002E2EFC">
        <w:rPr>
          <w:szCs w:val="22"/>
          <w:rtl/>
          <w:lang w:bidi="he-IL"/>
        </w:rPr>
        <w:br w:type="page"/>
      </w:r>
    </w:p>
    <w:p w14:paraId="2DC57026" w14:textId="0EB96FB8" w:rsidR="00103EF8" w:rsidRDefault="00A71DFD" w:rsidP="00A71DFD">
      <w:pPr>
        <w:pStyle w:val="Heading2"/>
        <w:bidi/>
        <w:rPr>
          <w:u w:val="single"/>
          <w:lang w:bidi="he-IL"/>
        </w:rPr>
      </w:pPr>
      <w:r w:rsidRPr="00C339C9">
        <w:rPr>
          <w:rFonts w:hint="cs"/>
          <w:u w:val="single"/>
          <w:rtl/>
          <w:lang w:bidi="he-IL"/>
        </w:rPr>
        <w:lastRenderedPageBreak/>
        <w:t>שאלה 5</w:t>
      </w:r>
    </w:p>
    <w:p w14:paraId="258FFCDE" w14:textId="77777777" w:rsidR="00055CEC" w:rsidRDefault="00055CEC" w:rsidP="00055CEC">
      <w:pPr>
        <w:bidi/>
        <w:rPr>
          <w:lang w:bidi="he-IL"/>
        </w:rPr>
      </w:pPr>
    </w:p>
    <w:tbl>
      <w:tblPr>
        <w:tblStyle w:val="GridTable5Dark-Accent3"/>
        <w:bidiVisual/>
        <w:tblW w:w="0" w:type="auto"/>
        <w:tblInd w:w="10" w:type="dxa"/>
        <w:tblLook w:val="04A0" w:firstRow="1" w:lastRow="0" w:firstColumn="1" w:lastColumn="0" w:noHBand="0" w:noVBand="1"/>
      </w:tblPr>
      <w:tblGrid>
        <w:gridCol w:w="1823"/>
        <w:gridCol w:w="1673"/>
        <w:gridCol w:w="1835"/>
        <w:gridCol w:w="1823"/>
        <w:gridCol w:w="1846"/>
      </w:tblGrid>
      <w:tr w:rsidR="00537C31" w14:paraId="75CC316C" w14:textId="77777777" w:rsidTr="00537C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7" w:type="dxa"/>
          </w:tcPr>
          <w:p w14:paraId="6556CDA8" w14:textId="67150D98" w:rsidR="00537C31" w:rsidRDefault="00537C31" w:rsidP="00055CEC">
            <w:pPr>
              <w:bidi/>
              <w:rPr>
                <w:rtl/>
                <w:lang w:bidi="he-IL"/>
              </w:rPr>
            </w:pPr>
            <w:r>
              <w:rPr>
                <w:rFonts w:hint="cs"/>
                <w:rtl/>
                <w:lang w:bidi="he-IL"/>
              </w:rPr>
              <w:t>פורט</w:t>
            </w:r>
          </w:p>
        </w:tc>
        <w:tc>
          <w:tcPr>
            <w:tcW w:w="1675" w:type="dxa"/>
          </w:tcPr>
          <w:p w14:paraId="71E2CE8A" w14:textId="72119490" w:rsidR="00537C31" w:rsidRDefault="00537C31" w:rsidP="00055CEC">
            <w:pPr>
              <w:bidi/>
              <w:cnfStyle w:val="100000000000" w:firstRow="1" w:lastRow="0" w:firstColumn="0" w:lastColumn="0" w:oddVBand="0" w:evenVBand="0" w:oddHBand="0" w:evenHBand="0" w:firstRowFirstColumn="0" w:firstRowLastColumn="0" w:lastRowFirstColumn="0" w:lastRowLastColumn="0"/>
              <w:rPr>
                <w:rtl/>
                <w:lang w:bidi="he-IL"/>
              </w:rPr>
            </w:pPr>
            <w:r>
              <w:rPr>
                <w:rFonts w:hint="cs"/>
                <w:rtl/>
                <w:lang w:bidi="he-IL"/>
              </w:rPr>
              <w:t>מספר סידורי של חיבור בפורט</w:t>
            </w:r>
          </w:p>
        </w:tc>
        <w:tc>
          <w:tcPr>
            <w:tcW w:w="1838" w:type="dxa"/>
          </w:tcPr>
          <w:p w14:paraId="4E1C9CDE" w14:textId="3EA8EEED" w:rsidR="00537C31" w:rsidRDefault="00537C31" w:rsidP="00055CEC">
            <w:pPr>
              <w:bidi/>
              <w:cnfStyle w:val="100000000000" w:firstRow="1" w:lastRow="0" w:firstColumn="0" w:lastColumn="0" w:oddVBand="0" w:evenVBand="0" w:oddHBand="0" w:evenHBand="0" w:firstRowFirstColumn="0" w:firstRowLastColumn="0" w:lastRowFirstColumn="0" w:lastRowLastColumn="0"/>
              <w:rPr>
                <w:rtl/>
                <w:lang w:bidi="he-IL"/>
              </w:rPr>
            </w:pPr>
            <w:r>
              <w:rPr>
                <w:rFonts w:hint="cs"/>
                <w:rtl/>
                <w:lang w:bidi="he-IL"/>
              </w:rPr>
              <w:t>משקל</w:t>
            </w:r>
          </w:p>
        </w:tc>
        <w:tc>
          <w:tcPr>
            <w:tcW w:w="1826" w:type="dxa"/>
          </w:tcPr>
          <w:p w14:paraId="3ABACDA3" w14:textId="4590FF78" w:rsidR="00537C31" w:rsidRDefault="00537C31" w:rsidP="00055CEC">
            <w:pPr>
              <w:bidi/>
              <w:cnfStyle w:val="100000000000" w:firstRow="1" w:lastRow="0" w:firstColumn="0" w:lastColumn="0" w:oddVBand="0" w:evenVBand="0" w:oddHBand="0" w:evenHBand="0" w:firstRowFirstColumn="0" w:firstRowLastColumn="0" w:lastRowFirstColumn="0" w:lastRowLastColumn="0"/>
              <w:rPr>
                <w:rtl/>
                <w:lang w:bidi="he-IL"/>
              </w:rPr>
            </w:pPr>
            <w:r>
              <w:rPr>
                <w:rFonts w:hint="cs"/>
                <w:rtl/>
                <w:lang w:bidi="he-IL"/>
              </w:rPr>
              <w:t>זמן הגעה</w:t>
            </w:r>
          </w:p>
        </w:tc>
        <w:tc>
          <w:tcPr>
            <w:tcW w:w="1849" w:type="dxa"/>
          </w:tcPr>
          <w:p w14:paraId="2B6FA9A7" w14:textId="6B1929B2" w:rsidR="00537C31" w:rsidRDefault="00537C31" w:rsidP="00055CEC">
            <w:pPr>
              <w:bidi/>
              <w:cnfStyle w:val="100000000000" w:firstRow="1" w:lastRow="0" w:firstColumn="0" w:lastColumn="0" w:oddVBand="0" w:evenVBand="0" w:oddHBand="0" w:evenHBand="0" w:firstRowFirstColumn="0" w:firstRowLastColumn="0" w:lastRowFirstColumn="0" w:lastRowLastColumn="0"/>
              <w:rPr>
                <w:rtl/>
                <w:lang w:bidi="he-IL"/>
              </w:rPr>
            </w:pPr>
            <w:r>
              <w:rPr>
                <w:rFonts w:hint="cs"/>
                <w:rtl/>
                <w:lang w:bidi="he-IL"/>
              </w:rPr>
              <w:t>אורך חבילה</w:t>
            </w:r>
          </w:p>
        </w:tc>
      </w:tr>
      <w:tr w:rsidR="00537C31" w14:paraId="6A6A5BD5" w14:textId="77777777" w:rsidTr="00537C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7" w:type="dxa"/>
          </w:tcPr>
          <w:p w14:paraId="3591008F" w14:textId="0E239763" w:rsidR="00537C31" w:rsidRDefault="00537C31" w:rsidP="00055CEC">
            <w:pPr>
              <w:bidi/>
              <w:rPr>
                <w:rtl/>
                <w:lang w:bidi="he-IL"/>
              </w:rPr>
            </w:pPr>
            <w:r>
              <w:rPr>
                <w:rFonts w:hint="cs"/>
                <w:lang w:bidi="he-IL"/>
              </w:rPr>
              <w:t>A</w:t>
            </w:r>
          </w:p>
        </w:tc>
        <w:tc>
          <w:tcPr>
            <w:tcW w:w="1675" w:type="dxa"/>
          </w:tcPr>
          <w:p w14:paraId="03A75C56" w14:textId="277D3E4B" w:rsidR="00537C31" w:rsidRDefault="00537C31" w:rsidP="00055CEC">
            <w:pPr>
              <w:bidi/>
              <w:cnfStyle w:val="000000100000" w:firstRow="0" w:lastRow="0" w:firstColumn="0" w:lastColumn="0" w:oddVBand="0" w:evenVBand="0" w:oddHBand="1" w:evenHBand="0" w:firstRowFirstColumn="0" w:firstRowLastColumn="0" w:lastRowFirstColumn="0" w:lastRowLastColumn="0"/>
              <w:rPr>
                <w:rtl/>
                <w:lang w:bidi="he-IL"/>
              </w:rPr>
            </w:pPr>
            <w:r>
              <w:rPr>
                <w:rFonts w:hint="cs"/>
                <w:rtl/>
                <w:lang w:bidi="he-IL"/>
              </w:rPr>
              <w:t>1</w:t>
            </w:r>
          </w:p>
        </w:tc>
        <w:tc>
          <w:tcPr>
            <w:tcW w:w="1838" w:type="dxa"/>
          </w:tcPr>
          <w:p w14:paraId="16CF3F66" w14:textId="251A792C" w:rsidR="00537C31" w:rsidRDefault="00537C31" w:rsidP="00055CEC">
            <w:pPr>
              <w:bidi/>
              <w:cnfStyle w:val="000000100000" w:firstRow="0" w:lastRow="0" w:firstColumn="0" w:lastColumn="0" w:oddVBand="0" w:evenVBand="0" w:oddHBand="1" w:evenHBand="0" w:firstRowFirstColumn="0" w:firstRowLastColumn="0" w:lastRowFirstColumn="0" w:lastRowLastColumn="0"/>
              <w:rPr>
                <w:rtl/>
                <w:lang w:bidi="he-IL"/>
              </w:rPr>
            </w:pPr>
            <w:r>
              <w:rPr>
                <w:rFonts w:hint="cs"/>
                <w:rtl/>
                <w:lang w:bidi="he-IL"/>
              </w:rPr>
              <w:t>2</w:t>
            </w:r>
          </w:p>
        </w:tc>
        <w:tc>
          <w:tcPr>
            <w:tcW w:w="1826" w:type="dxa"/>
          </w:tcPr>
          <w:p w14:paraId="27BFF08A" w14:textId="03BACB14" w:rsidR="00537C31" w:rsidRDefault="00537C31" w:rsidP="00055CEC">
            <w:pPr>
              <w:bidi/>
              <w:cnfStyle w:val="000000100000" w:firstRow="0" w:lastRow="0" w:firstColumn="0" w:lastColumn="0" w:oddVBand="0" w:evenVBand="0" w:oddHBand="1" w:evenHBand="0" w:firstRowFirstColumn="0" w:firstRowLastColumn="0" w:lastRowFirstColumn="0" w:lastRowLastColumn="0"/>
              <w:rPr>
                <w:rtl/>
                <w:lang w:bidi="he-IL"/>
              </w:rPr>
            </w:pPr>
            <w:r>
              <w:rPr>
                <w:rFonts w:hint="cs"/>
                <w:rtl/>
                <w:lang w:bidi="he-IL"/>
              </w:rPr>
              <w:t>0</w:t>
            </w:r>
          </w:p>
        </w:tc>
        <w:tc>
          <w:tcPr>
            <w:tcW w:w="1849" w:type="dxa"/>
          </w:tcPr>
          <w:p w14:paraId="097BB8BA" w14:textId="0A8EFEC7" w:rsidR="00537C31" w:rsidRDefault="00537C31" w:rsidP="00055CEC">
            <w:pPr>
              <w:bidi/>
              <w:cnfStyle w:val="000000100000" w:firstRow="0" w:lastRow="0" w:firstColumn="0" w:lastColumn="0" w:oddVBand="0" w:evenVBand="0" w:oddHBand="1" w:evenHBand="0" w:firstRowFirstColumn="0" w:firstRowLastColumn="0" w:lastRowFirstColumn="0" w:lastRowLastColumn="0"/>
              <w:rPr>
                <w:rtl/>
                <w:lang w:bidi="he-IL"/>
              </w:rPr>
            </w:pPr>
            <w:r>
              <w:rPr>
                <w:rFonts w:hint="cs"/>
                <w:rtl/>
                <w:lang w:bidi="he-IL"/>
              </w:rPr>
              <w:t>1</w:t>
            </w:r>
          </w:p>
        </w:tc>
      </w:tr>
      <w:tr w:rsidR="00537C31" w14:paraId="6D8ED11B" w14:textId="77777777" w:rsidTr="00537C31">
        <w:tc>
          <w:tcPr>
            <w:cnfStyle w:val="001000000000" w:firstRow="0" w:lastRow="0" w:firstColumn="1" w:lastColumn="0" w:oddVBand="0" w:evenVBand="0" w:oddHBand="0" w:evenHBand="0" w:firstRowFirstColumn="0" w:firstRowLastColumn="0" w:lastRowFirstColumn="0" w:lastRowLastColumn="0"/>
            <w:tcW w:w="1827" w:type="dxa"/>
          </w:tcPr>
          <w:p w14:paraId="0D51F74A" w14:textId="06736797" w:rsidR="00537C31" w:rsidRDefault="00537C31" w:rsidP="00055CEC">
            <w:pPr>
              <w:bidi/>
              <w:rPr>
                <w:rtl/>
                <w:lang w:bidi="he-IL"/>
              </w:rPr>
            </w:pPr>
            <w:r>
              <w:rPr>
                <w:rFonts w:hint="cs"/>
                <w:lang w:bidi="he-IL"/>
              </w:rPr>
              <w:t>B</w:t>
            </w:r>
          </w:p>
        </w:tc>
        <w:tc>
          <w:tcPr>
            <w:tcW w:w="1675" w:type="dxa"/>
          </w:tcPr>
          <w:p w14:paraId="531926D9" w14:textId="3BD29AA7" w:rsidR="00537C31" w:rsidRDefault="00537C31" w:rsidP="00055CEC">
            <w:pPr>
              <w:bidi/>
              <w:cnfStyle w:val="000000000000" w:firstRow="0" w:lastRow="0" w:firstColumn="0" w:lastColumn="0" w:oddVBand="0" w:evenVBand="0" w:oddHBand="0" w:evenHBand="0" w:firstRowFirstColumn="0" w:firstRowLastColumn="0" w:lastRowFirstColumn="0" w:lastRowLastColumn="0"/>
              <w:rPr>
                <w:rtl/>
                <w:lang w:bidi="he-IL"/>
              </w:rPr>
            </w:pPr>
            <w:r>
              <w:rPr>
                <w:rFonts w:hint="cs"/>
                <w:rtl/>
                <w:lang w:bidi="he-IL"/>
              </w:rPr>
              <w:t>1</w:t>
            </w:r>
          </w:p>
        </w:tc>
        <w:tc>
          <w:tcPr>
            <w:tcW w:w="1838" w:type="dxa"/>
          </w:tcPr>
          <w:p w14:paraId="1C887D7E" w14:textId="468E106E" w:rsidR="00537C31" w:rsidRDefault="00537C31" w:rsidP="00055CEC">
            <w:pPr>
              <w:bidi/>
              <w:cnfStyle w:val="000000000000" w:firstRow="0" w:lastRow="0" w:firstColumn="0" w:lastColumn="0" w:oddVBand="0" w:evenVBand="0" w:oddHBand="0" w:evenHBand="0" w:firstRowFirstColumn="0" w:firstRowLastColumn="0" w:lastRowFirstColumn="0" w:lastRowLastColumn="0"/>
              <w:rPr>
                <w:rtl/>
                <w:lang w:bidi="he-IL"/>
              </w:rPr>
            </w:pPr>
            <w:r>
              <w:rPr>
                <w:rFonts w:hint="cs"/>
                <w:rtl/>
                <w:lang w:bidi="he-IL"/>
              </w:rPr>
              <w:t>1</w:t>
            </w:r>
          </w:p>
        </w:tc>
        <w:tc>
          <w:tcPr>
            <w:tcW w:w="1826" w:type="dxa"/>
          </w:tcPr>
          <w:p w14:paraId="3B4319AC" w14:textId="300D7A0F" w:rsidR="00537C31" w:rsidRDefault="00537C31" w:rsidP="00055CEC">
            <w:pPr>
              <w:bidi/>
              <w:cnfStyle w:val="000000000000" w:firstRow="0" w:lastRow="0" w:firstColumn="0" w:lastColumn="0" w:oddVBand="0" w:evenVBand="0" w:oddHBand="0" w:evenHBand="0" w:firstRowFirstColumn="0" w:firstRowLastColumn="0" w:lastRowFirstColumn="0" w:lastRowLastColumn="0"/>
              <w:rPr>
                <w:rtl/>
                <w:lang w:bidi="he-IL"/>
              </w:rPr>
            </w:pPr>
            <w:r>
              <w:rPr>
                <w:rFonts w:hint="cs"/>
                <w:rtl/>
                <w:lang w:bidi="he-IL"/>
              </w:rPr>
              <w:t>0</w:t>
            </w:r>
          </w:p>
        </w:tc>
        <w:tc>
          <w:tcPr>
            <w:tcW w:w="1849" w:type="dxa"/>
          </w:tcPr>
          <w:p w14:paraId="183CBF97" w14:textId="2AD0CC85" w:rsidR="00537C31" w:rsidRDefault="00537C31" w:rsidP="00055CEC">
            <w:pPr>
              <w:bidi/>
              <w:cnfStyle w:val="000000000000" w:firstRow="0" w:lastRow="0" w:firstColumn="0" w:lastColumn="0" w:oddVBand="0" w:evenVBand="0" w:oddHBand="0" w:evenHBand="0" w:firstRowFirstColumn="0" w:firstRowLastColumn="0" w:lastRowFirstColumn="0" w:lastRowLastColumn="0"/>
              <w:rPr>
                <w:rtl/>
                <w:lang w:bidi="he-IL"/>
              </w:rPr>
            </w:pPr>
            <w:r>
              <w:rPr>
                <w:rFonts w:hint="cs"/>
                <w:rtl/>
                <w:lang w:bidi="he-IL"/>
              </w:rPr>
              <w:t>6</w:t>
            </w:r>
          </w:p>
        </w:tc>
      </w:tr>
      <w:tr w:rsidR="00537C31" w14:paraId="19E6A2FF" w14:textId="77777777" w:rsidTr="00537C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7" w:type="dxa"/>
          </w:tcPr>
          <w:p w14:paraId="1AF8DD11" w14:textId="1459CF4B" w:rsidR="00537C31" w:rsidRDefault="00537C31" w:rsidP="00055CEC">
            <w:pPr>
              <w:bidi/>
              <w:rPr>
                <w:rtl/>
                <w:lang w:bidi="he-IL"/>
              </w:rPr>
            </w:pPr>
            <w:r>
              <w:rPr>
                <w:rFonts w:hint="cs"/>
                <w:lang w:bidi="he-IL"/>
              </w:rPr>
              <w:t>C</w:t>
            </w:r>
          </w:p>
        </w:tc>
        <w:tc>
          <w:tcPr>
            <w:tcW w:w="1675" w:type="dxa"/>
          </w:tcPr>
          <w:p w14:paraId="62485E4C" w14:textId="1983D91A" w:rsidR="00537C31" w:rsidRDefault="00537C31" w:rsidP="00055CEC">
            <w:pPr>
              <w:bidi/>
              <w:cnfStyle w:val="000000100000" w:firstRow="0" w:lastRow="0" w:firstColumn="0" w:lastColumn="0" w:oddVBand="0" w:evenVBand="0" w:oddHBand="1" w:evenHBand="0" w:firstRowFirstColumn="0" w:firstRowLastColumn="0" w:lastRowFirstColumn="0" w:lastRowLastColumn="0"/>
              <w:rPr>
                <w:rtl/>
                <w:lang w:bidi="he-IL"/>
              </w:rPr>
            </w:pPr>
            <w:r>
              <w:rPr>
                <w:rFonts w:hint="cs"/>
                <w:rtl/>
                <w:lang w:bidi="he-IL"/>
              </w:rPr>
              <w:t>1</w:t>
            </w:r>
          </w:p>
        </w:tc>
        <w:tc>
          <w:tcPr>
            <w:tcW w:w="1838" w:type="dxa"/>
          </w:tcPr>
          <w:p w14:paraId="58458A26" w14:textId="06F43956" w:rsidR="00537C31" w:rsidRDefault="00537C31" w:rsidP="00055CEC">
            <w:pPr>
              <w:bidi/>
              <w:cnfStyle w:val="000000100000" w:firstRow="0" w:lastRow="0" w:firstColumn="0" w:lastColumn="0" w:oddVBand="0" w:evenVBand="0" w:oddHBand="1" w:evenHBand="0" w:firstRowFirstColumn="0" w:firstRowLastColumn="0" w:lastRowFirstColumn="0" w:lastRowLastColumn="0"/>
              <w:rPr>
                <w:rtl/>
                <w:lang w:bidi="he-IL"/>
              </w:rPr>
            </w:pPr>
            <w:r>
              <w:rPr>
                <w:rFonts w:hint="cs"/>
                <w:rtl/>
                <w:lang w:bidi="he-IL"/>
              </w:rPr>
              <w:t>3</w:t>
            </w:r>
          </w:p>
        </w:tc>
        <w:tc>
          <w:tcPr>
            <w:tcW w:w="1826" w:type="dxa"/>
          </w:tcPr>
          <w:p w14:paraId="7ED1BDC0" w14:textId="10106958" w:rsidR="00537C31" w:rsidRDefault="00537C31" w:rsidP="00055CEC">
            <w:pPr>
              <w:bidi/>
              <w:cnfStyle w:val="000000100000" w:firstRow="0" w:lastRow="0" w:firstColumn="0" w:lastColumn="0" w:oddVBand="0" w:evenVBand="0" w:oddHBand="1" w:evenHBand="0" w:firstRowFirstColumn="0" w:firstRowLastColumn="0" w:lastRowFirstColumn="0" w:lastRowLastColumn="0"/>
              <w:rPr>
                <w:rtl/>
                <w:lang w:bidi="he-IL"/>
              </w:rPr>
            </w:pPr>
            <w:r>
              <w:rPr>
                <w:rFonts w:hint="cs"/>
                <w:rtl/>
                <w:lang w:bidi="he-IL"/>
              </w:rPr>
              <w:t>1</w:t>
            </w:r>
          </w:p>
        </w:tc>
        <w:tc>
          <w:tcPr>
            <w:tcW w:w="1849" w:type="dxa"/>
          </w:tcPr>
          <w:p w14:paraId="4F6968CF" w14:textId="2F31E373" w:rsidR="00537C31" w:rsidRDefault="00537C31" w:rsidP="00055CEC">
            <w:pPr>
              <w:bidi/>
              <w:cnfStyle w:val="000000100000" w:firstRow="0" w:lastRow="0" w:firstColumn="0" w:lastColumn="0" w:oddVBand="0" w:evenVBand="0" w:oddHBand="1" w:evenHBand="0" w:firstRowFirstColumn="0" w:firstRowLastColumn="0" w:lastRowFirstColumn="0" w:lastRowLastColumn="0"/>
              <w:rPr>
                <w:rtl/>
                <w:lang w:bidi="he-IL"/>
              </w:rPr>
            </w:pPr>
            <w:r>
              <w:rPr>
                <w:rFonts w:hint="cs"/>
                <w:rtl/>
                <w:lang w:bidi="he-IL"/>
              </w:rPr>
              <w:t>3</w:t>
            </w:r>
          </w:p>
        </w:tc>
      </w:tr>
      <w:tr w:rsidR="00537C31" w14:paraId="07C9D465" w14:textId="77777777" w:rsidTr="00537C31">
        <w:tc>
          <w:tcPr>
            <w:cnfStyle w:val="001000000000" w:firstRow="0" w:lastRow="0" w:firstColumn="1" w:lastColumn="0" w:oddVBand="0" w:evenVBand="0" w:oddHBand="0" w:evenHBand="0" w:firstRowFirstColumn="0" w:firstRowLastColumn="0" w:lastRowFirstColumn="0" w:lastRowLastColumn="0"/>
            <w:tcW w:w="1827" w:type="dxa"/>
          </w:tcPr>
          <w:p w14:paraId="4007C34A" w14:textId="54723601" w:rsidR="00537C31" w:rsidRDefault="00537C31" w:rsidP="00055CEC">
            <w:pPr>
              <w:bidi/>
              <w:rPr>
                <w:rtl/>
                <w:lang w:bidi="he-IL"/>
              </w:rPr>
            </w:pPr>
            <w:r>
              <w:rPr>
                <w:rFonts w:hint="cs"/>
                <w:lang w:bidi="he-IL"/>
              </w:rPr>
              <w:t>A</w:t>
            </w:r>
          </w:p>
        </w:tc>
        <w:tc>
          <w:tcPr>
            <w:tcW w:w="1675" w:type="dxa"/>
          </w:tcPr>
          <w:p w14:paraId="4AFD6D3A" w14:textId="0ACB7EF8" w:rsidR="00537C31" w:rsidRDefault="00537C31" w:rsidP="00055CEC">
            <w:pPr>
              <w:bidi/>
              <w:cnfStyle w:val="000000000000" w:firstRow="0" w:lastRow="0" w:firstColumn="0" w:lastColumn="0" w:oddVBand="0" w:evenVBand="0" w:oddHBand="0" w:evenHBand="0" w:firstRowFirstColumn="0" w:firstRowLastColumn="0" w:lastRowFirstColumn="0" w:lastRowLastColumn="0"/>
              <w:rPr>
                <w:rtl/>
                <w:lang w:bidi="he-IL"/>
              </w:rPr>
            </w:pPr>
            <w:r>
              <w:rPr>
                <w:rFonts w:hint="cs"/>
                <w:rtl/>
                <w:lang w:bidi="he-IL"/>
              </w:rPr>
              <w:t>2</w:t>
            </w:r>
          </w:p>
        </w:tc>
        <w:tc>
          <w:tcPr>
            <w:tcW w:w="1838" w:type="dxa"/>
          </w:tcPr>
          <w:p w14:paraId="04DBBFA2" w14:textId="0D568372" w:rsidR="00537C31" w:rsidRDefault="00537C31" w:rsidP="00055CEC">
            <w:pPr>
              <w:bidi/>
              <w:cnfStyle w:val="000000000000" w:firstRow="0" w:lastRow="0" w:firstColumn="0" w:lastColumn="0" w:oddVBand="0" w:evenVBand="0" w:oddHBand="0" w:evenHBand="0" w:firstRowFirstColumn="0" w:firstRowLastColumn="0" w:lastRowFirstColumn="0" w:lastRowLastColumn="0"/>
              <w:rPr>
                <w:rtl/>
                <w:lang w:bidi="he-IL"/>
              </w:rPr>
            </w:pPr>
            <w:r>
              <w:rPr>
                <w:rFonts w:hint="cs"/>
                <w:rtl/>
                <w:lang w:bidi="he-IL"/>
              </w:rPr>
              <w:t>2</w:t>
            </w:r>
          </w:p>
        </w:tc>
        <w:tc>
          <w:tcPr>
            <w:tcW w:w="1826" w:type="dxa"/>
          </w:tcPr>
          <w:p w14:paraId="7D5363D8" w14:textId="60A60AEA" w:rsidR="00537C31" w:rsidRDefault="00537C31" w:rsidP="00055CEC">
            <w:pPr>
              <w:bidi/>
              <w:cnfStyle w:val="000000000000" w:firstRow="0" w:lastRow="0" w:firstColumn="0" w:lastColumn="0" w:oddVBand="0" w:evenVBand="0" w:oddHBand="0" w:evenHBand="0" w:firstRowFirstColumn="0" w:firstRowLastColumn="0" w:lastRowFirstColumn="0" w:lastRowLastColumn="0"/>
              <w:rPr>
                <w:rtl/>
                <w:lang w:bidi="he-IL"/>
              </w:rPr>
            </w:pPr>
            <w:r>
              <w:rPr>
                <w:rFonts w:hint="cs"/>
                <w:rtl/>
                <w:lang w:bidi="he-IL"/>
              </w:rPr>
              <w:t>1</w:t>
            </w:r>
          </w:p>
        </w:tc>
        <w:tc>
          <w:tcPr>
            <w:tcW w:w="1849" w:type="dxa"/>
          </w:tcPr>
          <w:p w14:paraId="032A45F1" w14:textId="2A0F70CC" w:rsidR="00537C31" w:rsidRDefault="00537C31" w:rsidP="00055CEC">
            <w:pPr>
              <w:bidi/>
              <w:cnfStyle w:val="000000000000" w:firstRow="0" w:lastRow="0" w:firstColumn="0" w:lastColumn="0" w:oddVBand="0" w:evenVBand="0" w:oddHBand="0" w:evenHBand="0" w:firstRowFirstColumn="0" w:firstRowLastColumn="0" w:lastRowFirstColumn="0" w:lastRowLastColumn="0"/>
              <w:rPr>
                <w:rtl/>
                <w:lang w:bidi="he-IL"/>
              </w:rPr>
            </w:pPr>
            <w:r>
              <w:rPr>
                <w:rFonts w:hint="cs"/>
                <w:rtl/>
                <w:lang w:bidi="he-IL"/>
              </w:rPr>
              <w:t>1</w:t>
            </w:r>
          </w:p>
        </w:tc>
      </w:tr>
      <w:tr w:rsidR="00537C31" w14:paraId="3F0E0508" w14:textId="77777777" w:rsidTr="00537C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7" w:type="dxa"/>
          </w:tcPr>
          <w:p w14:paraId="64E5CFC1" w14:textId="3C8EA253" w:rsidR="00537C31" w:rsidRDefault="00537C31" w:rsidP="00055CEC">
            <w:pPr>
              <w:bidi/>
              <w:rPr>
                <w:rtl/>
                <w:lang w:bidi="he-IL"/>
              </w:rPr>
            </w:pPr>
            <w:r>
              <w:rPr>
                <w:rFonts w:hint="cs"/>
                <w:lang w:bidi="he-IL"/>
              </w:rPr>
              <w:t>B</w:t>
            </w:r>
          </w:p>
        </w:tc>
        <w:tc>
          <w:tcPr>
            <w:tcW w:w="1675" w:type="dxa"/>
          </w:tcPr>
          <w:p w14:paraId="72A1CB6D" w14:textId="722C8B84" w:rsidR="00537C31" w:rsidRDefault="00537C31" w:rsidP="00055CEC">
            <w:pPr>
              <w:bidi/>
              <w:cnfStyle w:val="000000100000" w:firstRow="0" w:lastRow="0" w:firstColumn="0" w:lastColumn="0" w:oddVBand="0" w:evenVBand="0" w:oddHBand="1" w:evenHBand="0" w:firstRowFirstColumn="0" w:firstRowLastColumn="0" w:lastRowFirstColumn="0" w:lastRowLastColumn="0"/>
              <w:rPr>
                <w:rtl/>
                <w:lang w:bidi="he-IL"/>
              </w:rPr>
            </w:pPr>
            <w:r>
              <w:rPr>
                <w:rFonts w:hint="cs"/>
                <w:rtl/>
                <w:lang w:bidi="he-IL"/>
              </w:rPr>
              <w:t>2</w:t>
            </w:r>
          </w:p>
        </w:tc>
        <w:tc>
          <w:tcPr>
            <w:tcW w:w="1838" w:type="dxa"/>
          </w:tcPr>
          <w:p w14:paraId="5F5FFE43" w14:textId="7754287A" w:rsidR="00537C31" w:rsidRDefault="00537C31" w:rsidP="00055CEC">
            <w:pPr>
              <w:bidi/>
              <w:cnfStyle w:val="000000100000" w:firstRow="0" w:lastRow="0" w:firstColumn="0" w:lastColumn="0" w:oddVBand="0" w:evenVBand="0" w:oddHBand="1" w:evenHBand="0" w:firstRowFirstColumn="0" w:firstRowLastColumn="0" w:lastRowFirstColumn="0" w:lastRowLastColumn="0"/>
              <w:rPr>
                <w:rtl/>
                <w:lang w:bidi="he-IL"/>
              </w:rPr>
            </w:pPr>
            <w:r>
              <w:rPr>
                <w:rFonts w:hint="cs"/>
                <w:rtl/>
                <w:lang w:bidi="he-IL"/>
              </w:rPr>
              <w:t>1</w:t>
            </w:r>
          </w:p>
        </w:tc>
        <w:tc>
          <w:tcPr>
            <w:tcW w:w="1826" w:type="dxa"/>
          </w:tcPr>
          <w:p w14:paraId="00AA351F" w14:textId="5CFDAAD1" w:rsidR="00537C31" w:rsidRDefault="00537C31" w:rsidP="00055CEC">
            <w:pPr>
              <w:bidi/>
              <w:cnfStyle w:val="000000100000" w:firstRow="0" w:lastRow="0" w:firstColumn="0" w:lastColumn="0" w:oddVBand="0" w:evenVBand="0" w:oddHBand="1" w:evenHBand="0" w:firstRowFirstColumn="0" w:firstRowLastColumn="0" w:lastRowFirstColumn="0" w:lastRowLastColumn="0"/>
              <w:rPr>
                <w:rtl/>
                <w:lang w:bidi="he-IL"/>
              </w:rPr>
            </w:pPr>
            <w:r>
              <w:rPr>
                <w:rFonts w:hint="cs"/>
                <w:rtl/>
                <w:lang w:bidi="he-IL"/>
              </w:rPr>
              <w:t>4</w:t>
            </w:r>
          </w:p>
        </w:tc>
        <w:tc>
          <w:tcPr>
            <w:tcW w:w="1849" w:type="dxa"/>
          </w:tcPr>
          <w:p w14:paraId="1CC4A581" w14:textId="1BCD407A" w:rsidR="00537C31" w:rsidRDefault="00537C31" w:rsidP="00055CEC">
            <w:pPr>
              <w:bidi/>
              <w:cnfStyle w:val="000000100000" w:firstRow="0" w:lastRow="0" w:firstColumn="0" w:lastColumn="0" w:oddVBand="0" w:evenVBand="0" w:oddHBand="1" w:evenHBand="0" w:firstRowFirstColumn="0" w:firstRowLastColumn="0" w:lastRowFirstColumn="0" w:lastRowLastColumn="0"/>
              <w:rPr>
                <w:rtl/>
                <w:lang w:bidi="he-IL"/>
              </w:rPr>
            </w:pPr>
            <w:r>
              <w:rPr>
                <w:rFonts w:hint="cs"/>
                <w:rtl/>
                <w:lang w:bidi="he-IL"/>
              </w:rPr>
              <w:t>5</w:t>
            </w:r>
          </w:p>
        </w:tc>
      </w:tr>
    </w:tbl>
    <w:p w14:paraId="510ACE51" w14:textId="77777777" w:rsidR="00CF43AF" w:rsidRDefault="00CF43AF" w:rsidP="00537C31">
      <w:pPr>
        <w:pStyle w:val="Heading3"/>
        <w:bidi/>
        <w:rPr>
          <w:lang w:bidi="he-IL"/>
        </w:rPr>
      </w:pPr>
    </w:p>
    <w:p w14:paraId="2699CD1F" w14:textId="06D5CB61" w:rsidR="00CF43AF" w:rsidRDefault="00CF43AF" w:rsidP="00CF43AF">
      <w:pPr>
        <w:pStyle w:val="Heading3"/>
        <w:bidi/>
        <w:rPr>
          <w:lang w:bidi="he-IL"/>
        </w:rPr>
      </w:pPr>
      <w:r>
        <w:rPr>
          <w:lang w:bidi="he-IL"/>
        </w:rPr>
        <w:t>GPS</w:t>
      </w:r>
    </w:p>
    <w:p w14:paraId="56C2B63B" w14:textId="6AB03A9E" w:rsidR="00CF43AF" w:rsidRPr="0061059F" w:rsidRDefault="00EE7A82" w:rsidP="00EE7A82">
      <w:pPr>
        <w:bidi/>
        <w:rPr>
          <w:szCs w:val="22"/>
          <w:rtl/>
          <w:lang w:bidi="he-IL"/>
        </w:rPr>
      </w:pPr>
      <w:r w:rsidRPr="0061059F">
        <w:rPr>
          <w:b/>
          <w:bCs/>
          <w:szCs w:val="22"/>
          <w:u w:val="single"/>
          <w:lang w:bidi="he-IL"/>
        </w:rPr>
        <w:t>t=0</w:t>
      </w:r>
      <w:r w:rsidRPr="0061059F">
        <w:rPr>
          <w:rFonts w:hint="cs"/>
          <w:b/>
          <w:bCs/>
          <w:szCs w:val="22"/>
          <w:u w:val="single"/>
          <w:rtl/>
          <w:lang w:bidi="he-IL"/>
        </w:rPr>
        <w:t>:</w:t>
      </w:r>
      <w:r w:rsidRPr="0061059F">
        <w:rPr>
          <w:rFonts w:hint="cs"/>
          <w:szCs w:val="22"/>
          <w:rtl/>
          <w:lang w:bidi="he-IL"/>
        </w:rPr>
        <w:t xml:space="preserve"> שני חיבורים פעילים </w:t>
      </w:r>
      <w:r w:rsidRPr="0061059F">
        <w:rPr>
          <w:rFonts w:hint="cs"/>
          <w:szCs w:val="22"/>
          <w:lang w:bidi="he-IL"/>
        </w:rPr>
        <w:t>A</w:t>
      </w:r>
      <w:r w:rsidRPr="0061059F">
        <w:rPr>
          <w:rFonts w:hint="cs"/>
          <w:szCs w:val="22"/>
          <w:rtl/>
          <w:lang w:bidi="he-IL"/>
        </w:rPr>
        <w:t xml:space="preserve"> ו-</w:t>
      </w:r>
      <w:r w:rsidRPr="0061059F">
        <w:rPr>
          <w:rFonts w:hint="cs"/>
          <w:szCs w:val="22"/>
          <w:lang w:bidi="he-IL"/>
        </w:rPr>
        <w:t>B</w:t>
      </w:r>
      <w:r w:rsidRPr="0061059F">
        <w:rPr>
          <w:rFonts w:hint="cs"/>
          <w:szCs w:val="22"/>
          <w:rtl/>
          <w:lang w:bidi="he-IL"/>
        </w:rPr>
        <w:t>.</w:t>
      </w:r>
    </w:p>
    <w:p w14:paraId="42FCBDF7" w14:textId="01AAF79F" w:rsidR="00EE7A82" w:rsidRPr="0061059F" w:rsidRDefault="00EE7A82" w:rsidP="00974AE9">
      <w:pPr>
        <w:bidi/>
        <w:rPr>
          <w:rFonts w:eastAsiaTheme="minorEastAsia"/>
          <w:szCs w:val="22"/>
          <w:rtl/>
          <w:lang w:bidi="he-IL"/>
        </w:rPr>
      </w:pPr>
      <w:r w:rsidRPr="0061059F">
        <w:rPr>
          <w:rFonts w:hint="cs"/>
          <w:szCs w:val="22"/>
          <w:rtl/>
          <w:lang w:bidi="he-IL"/>
        </w:rPr>
        <w:t xml:space="preserve">לכן </w:t>
      </w:r>
      <w:r w:rsidR="00974AE9" w:rsidRPr="0061059F">
        <w:rPr>
          <w:rFonts w:hint="cs"/>
          <w:szCs w:val="22"/>
          <w:rtl/>
          <w:lang w:bidi="he-IL"/>
        </w:rPr>
        <w:t>קצ</w:t>
      </w:r>
      <w:r w:rsidR="00974AE9">
        <w:rPr>
          <w:rFonts w:hint="cs"/>
          <w:szCs w:val="22"/>
          <w:rtl/>
          <w:lang w:bidi="he-IL"/>
        </w:rPr>
        <w:t>ב</w:t>
      </w:r>
      <w:r w:rsidR="00974AE9" w:rsidRPr="0061059F">
        <w:rPr>
          <w:rFonts w:hint="cs"/>
          <w:szCs w:val="22"/>
          <w:rtl/>
          <w:lang w:bidi="he-IL"/>
        </w:rPr>
        <w:t xml:space="preserve"> </w:t>
      </w:r>
      <w:r w:rsidRPr="0061059F">
        <w:rPr>
          <w:rFonts w:hint="cs"/>
          <w:szCs w:val="22"/>
          <w:rtl/>
          <w:lang w:bidi="he-IL"/>
        </w:rPr>
        <w:t xml:space="preserve">השידור יהיה </w:t>
      </w:r>
      <m:oMath>
        <m:f>
          <m:fPr>
            <m:ctrlPr>
              <w:rPr>
                <w:rFonts w:ascii="Cambria Math" w:hAnsi="Cambria Math"/>
                <w:i/>
                <w:szCs w:val="22"/>
                <w:lang w:bidi="he-IL"/>
              </w:rPr>
            </m:ctrlPr>
          </m:fPr>
          <m:num>
            <m:r>
              <w:rPr>
                <w:rFonts w:ascii="Cambria Math" w:hAnsi="Cambria Math"/>
                <w:szCs w:val="22"/>
                <w:lang w:bidi="he-IL"/>
              </w:rPr>
              <m:t>2</m:t>
            </m:r>
          </m:num>
          <m:den>
            <m:r>
              <w:rPr>
                <w:rFonts w:ascii="Cambria Math" w:hAnsi="Cambria Math"/>
                <w:szCs w:val="22"/>
                <w:lang w:bidi="he-IL"/>
              </w:rPr>
              <m:t>3</m:t>
            </m:r>
          </m:den>
        </m:f>
      </m:oMath>
      <w:r w:rsidRPr="0061059F">
        <w:rPr>
          <w:rFonts w:eastAsiaTheme="minorEastAsia" w:hint="cs"/>
          <w:szCs w:val="22"/>
          <w:rtl/>
          <w:lang w:bidi="he-IL"/>
        </w:rPr>
        <w:t xml:space="preserve"> ו </w:t>
      </w:r>
      <m:oMath>
        <m:f>
          <m:fPr>
            <m:ctrlPr>
              <w:rPr>
                <w:rFonts w:ascii="Cambria Math" w:hAnsi="Cambria Math"/>
                <w:i/>
                <w:szCs w:val="22"/>
                <w:lang w:bidi="he-IL"/>
              </w:rPr>
            </m:ctrlPr>
          </m:fPr>
          <m:num>
            <m:r>
              <w:rPr>
                <w:rFonts w:ascii="Cambria Math" w:hAnsi="Cambria Math"/>
                <w:szCs w:val="22"/>
                <w:lang w:bidi="he-IL"/>
              </w:rPr>
              <m:t>1</m:t>
            </m:r>
          </m:num>
          <m:den>
            <m:r>
              <w:rPr>
                <w:rFonts w:ascii="Cambria Math" w:hAnsi="Cambria Math"/>
                <w:szCs w:val="22"/>
                <w:lang w:bidi="he-IL"/>
              </w:rPr>
              <m:t>3</m:t>
            </m:r>
          </m:den>
        </m:f>
      </m:oMath>
      <w:r w:rsidRPr="0061059F">
        <w:rPr>
          <w:rFonts w:eastAsiaTheme="minorEastAsia" w:hint="cs"/>
          <w:szCs w:val="22"/>
          <w:rtl/>
          <w:lang w:bidi="he-IL"/>
        </w:rPr>
        <w:t xml:space="preserve"> בהתאמה.</w:t>
      </w:r>
    </w:p>
    <w:p w14:paraId="2A906AAD" w14:textId="77777777" w:rsidR="00E14283" w:rsidRPr="0061059F" w:rsidRDefault="00E14283" w:rsidP="00E14283">
      <w:pPr>
        <w:bidi/>
        <w:rPr>
          <w:rFonts w:eastAsiaTheme="minorEastAsia"/>
          <w:szCs w:val="22"/>
          <w:rtl/>
          <w:lang w:bidi="he-IL"/>
        </w:rPr>
      </w:pPr>
    </w:p>
    <w:p w14:paraId="406AB1FA" w14:textId="0356D6E0" w:rsidR="00EE7A82" w:rsidRPr="0061059F" w:rsidRDefault="00EE7A82" w:rsidP="00EE7A82">
      <w:pPr>
        <w:bidi/>
        <w:rPr>
          <w:szCs w:val="22"/>
          <w:rtl/>
          <w:lang w:bidi="he-IL"/>
        </w:rPr>
      </w:pPr>
      <w:r w:rsidRPr="0061059F">
        <w:rPr>
          <w:b/>
          <w:bCs/>
          <w:szCs w:val="22"/>
          <w:u w:val="single"/>
          <w:lang w:bidi="he-IL"/>
        </w:rPr>
        <w:t>t=1</w:t>
      </w:r>
      <w:r w:rsidRPr="0061059F">
        <w:rPr>
          <w:rFonts w:hint="cs"/>
          <w:b/>
          <w:bCs/>
          <w:szCs w:val="22"/>
          <w:u w:val="single"/>
          <w:rtl/>
          <w:lang w:bidi="he-IL"/>
        </w:rPr>
        <w:t>:</w:t>
      </w:r>
      <w:r w:rsidRPr="0061059F">
        <w:rPr>
          <w:rFonts w:hint="cs"/>
          <w:b/>
          <w:bCs/>
          <w:szCs w:val="22"/>
          <w:rtl/>
          <w:lang w:bidi="he-IL"/>
        </w:rPr>
        <w:t xml:space="preserve"> </w:t>
      </w:r>
      <w:r w:rsidRPr="0061059F">
        <w:rPr>
          <w:rFonts w:hint="cs"/>
          <w:szCs w:val="22"/>
          <w:rtl/>
          <w:lang w:bidi="he-IL"/>
        </w:rPr>
        <w:t xml:space="preserve">שלושה חיבורים פעילים </w:t>
      </w:r>
      <w:proofErr w:type="gramStart"/>
      <w:r w:rsidRPr="0061059F">
        <w:rPr>
          <w:rFonts w:hint="cs"/>
          <w:szCs w:val="22"/>
          <w:lang w:bidi="he-IL"/>
        </w:rPr>
        <w:t>A</w:t>
      </w:r>
      <w:r w:rsidRPr="0061059F">
        <w:rPr>
          <w:rFonts w:hint="cs"/>
          <w:szCs w:val="22"/>
          <w:rtl/>
          <w:lang w:bidi="he-IL"/>
        </w:rPr>
        <w:t xml:space="preserve"> ,</w:t>
      </w:r>
      <w:proofErr w:type="gramEnd"/>
      <w:r w:rsidRPr="0061059F">
        <w:rPr>
          <w:rFonts w:hint="cs"/>
          <w:szCs w:val="22"/>
          <w:rtl/>
          <w:lang w:bidi="he-IL"/>
        </w:rPr>
        <w:t xml:space="preserve"> </w:t>
      </w:r>
      <w:r w:rsidRPr="0061059F">
        <w:rPr>
          <w:rFonts w:hint="cs"/>
          <w:szCs w:val="22"/>
          <w:lang w:bidi="he-IL"/>
        </w:rPr>
        <w:t>B</w:t>
      </w:r>
      <w:r w:rsidRPr="0061059F">
        <w:rPr>
          <w:rFonts w:hint="cs"/>
          <w:szCs w:val="22"/>
          <w:rtl/>
          <w:lang w:bidi="he-IL"/>
        </w:rPr>
        <w:t xml:space="preserve"> ו-</w:t>
      </w:r>
      <w:r w:rsidRPr="0061059F">
        <w:rPr>
          <w:rFonts w:hint="cs"/>
          <w:szCs w:val="22"/>
          <w:lang w:bidi="he-IL"/>
        </w:rPr>
        <w:t>C</w:t>
      </w:r>
      <w:r w:rsidRPr="0061059F">
        <w:rPr>
          <w:rFonts w:hint="cs"/>
          <w:szCs w:val="22"/>
          <w:rtl/>
          <w:lang w:bidi="he-IL"/>
        </w:rPr>
        <w:t>.</w:t>
      </w:r>
    </w:p>
    <w:p w14:paraId="4450E2ED" w14:textId="16EA3D25" w:rsidR="00EE7A82" w:rsidRPr="0061059F" w:rsidRDefault="00EE7A82" w:rsidP="00974AE9">
      <w:pPr>
        <w:bidi/>
        <w:rPr>
          <w:rFonts w:eastAsiaTheme="minorEastAsia"/>
          <w:szCs w:val="22"/>
          <w:rtl/>
          <w:lang w:bidi="he-IL"/>
        </w:rPr>
      </w:pPr>
      <w:r w:rsidRPr="0061059F">
        <w:rPr>
          <w:rFonts w:hint="cs"/>
          <w:szCs w:val="22"/>
          <w:rtl/>
          <w:lang w:bidi="he-IL"/>
        </w:rPr>
        <w:t xml:space="preserve">לכן </w:t>
      </w:r>
      <w:r w:rsidR="00974AE9" w:rsidRPr="0061059F">
        <w:rPr>
          <w:rFonts w:hint="cs"/>
          <w:szCs w:val="22"/>
          <w:rtl/>
          <w:lang w:bidi="he-IL"/>
        </w:rPr>
        <w:t>קצ</w:t>
      </w:r>
      <w:r w:rsidR="00974AE9">
        <w:rPr>
          <w:rFonts w:hint="cs"/>
          <w:szCs w:val="22"/>
          <w:rtl/>
          <w:lang w:bidi="he-IL"/>
        </w:rPr>
        <w:t>ב</w:t>
      </w:r>
      <w:r w:rsidR="00974AE9" w:rsidRPr="0061059F">
        <w:rPr>
          <w:rFonts w:hint="cs"/>
          <w:szCs w:val="22"/>
          <w:rtl/>
          <w:lang w:bidi="he-IL"/>
        </w:rPr>
        <w:t xml:space="preserve"> </w:t>
      </w:r>
      <w:r w:rsidRPr="0061059F">
        <w:rPr>
          <w:rFonts w:hint="cs"/>
          <w:szCs w:val="22"/>
          <w:rtl/>
          <w:lang w:bidi="he-IL"/>
        </w:rPr>
        <w:t xml:space="preserve">השידור יהיה </w:t>
      </w:r>
      <m:oMath>
        <m:f>
          <m:fPr>
            <m:ctrlPr>
              <w:rPr>
                <w:rFonts w:ascii="Cambria Math" w:hAnsi="Cambria Math"/>
                <w:i/>
                <w:szCs w:val="22"/>
                <w:lang w:bidi="he-IL"/>
              </w:rPr>
            </m:ctrlPr>
          </m:fPr>
          <m:num>
            <m:r>
              <w:rPr>
                <w:rFonts w:ascii="Cambria Math" w:hAnsi="Cambria Math"/>
                <w:szCs w:val="22"/>
                <w:lang w:bidi="he-IL"/>
              </w:rPr>
              <m:t>2</m:t>
            </m:r>
          </m:num>
          <m:den>
            <m:r>
              <w:rPr>
                <w:rFonts w:ascii="Cambria Math" w:hAnsi="Cambria Math"/>
                <w:szCs w:val="22"/>
                <w:lang w:bidi="he-IL"/>
              </w:rPr>
              <m:t>6</m:t>
            </m:r>
          </m:den>
        </m:f>
      </m:oMath>
      <w:r w:rsidRPr="0061059F">
        <w:rPr>
          <w:rFonts w:eastAsiaTheme="minorEastAsia" w:hint="cs"/>
          <w:szCs w:val="22"/>
          <w:rtl/>
          <w:lang w:bidi="he-IL"/>
        </w:rPr>
        <w:t xml:space="preserve"> , </w:t>
      </w:r>
      <m:oMath>
        <m:f>
          <m:fPr>
            <m:ctrlPr>
              <w:rPr>
                <w:rFonts w:ascii="Cambria Math" w:hAnsi="Cambria Math"/>
                <w:i/>
                <w:szCs w:val="22"/>
                <w:lang w:bidi="he-IL"/>
              </w:rPr>
            </m:ctrlPr>
          </m:fPr>
          <m:num>
            <m:r>
              <w:rPr>
                <w:rFonts w:ascii="Cambria Math" w:hAnsi="Cambria Math"/>
                <w:szCs w:val="22"/>
                <w:lang w:bidi="he-IL"/>
              </w:rPr>
              <m:t>1</m:t>
            </m:r>
          </m:num>
          <m:den>
            <m:r>
              <w:rPr>
                <w:rFonts w:ascii="Cambria Math" w:hAnsi="Cambria Math"/>
                <w:szCs w:val="22"/>
                <w:lang w:bidi="he-IL"/>
              </w:rPr>
              <m:t>6</m:t>
            </m:r>
          </m:den>
        </m:f>
      </m:oMath>
      <w:r w:rsidRPr="0061059F">
        <w:rPr>
          <w:rFonts w:eastAsiaTheme="minorEastAsia" w:hint="cs"/>
          <w:szCs w:val="22"/>
          <w:rtl/>
          <w:lang w:bidi="he-IL"/>
        </w:rPr>
        <w:t xml:space="preserve"> ו </w:t>
      </w:r>
      <m:oMath>
        <m:f>
          <m:fPr>
            <m:ctrlPr>
              <w:rPr>
                <w:rFonts w:ascii="Cambria Math" w:hAnsi="Cambria Math"/>
                <w:i/>
                <w:szCs w:val="22"/>
                <w:lang w:bidi="he-IL"/>
              </w:rPr>
            </m:ctrlPr>
          </m:fPr>
          <m:num>
            <m:r>
              <w:rPr>
                <w:rFonts w:ascii="Cambria Math" w:hAnsi="Cambria Math"/>
                <w:szCs w:val="22"/>
                <w:lang w:bidi="he-IL"/>
              </w:rPr>
              <m:t>3</m:t>
            </m:r>
          </m:num>
          <m:den>
            <m:r>
              <w:rPr>
                <w:rFonts w:ascii="Cambria Math" w:hAnsi="Cambria Math"/>
                <w:szCs w:val="22"/>
                <w:lang w:bidi="he-IL"/>
              </w:rPr>
              <m:t>6</m:t>
            </m:r>
          </m:den>
        </m:f>
      </m:oMath>
      <w:r w:rsidRPr="0061059F">
        <w:rPr>
          <w:rFonts w:eastAsiaTheme="minorEastAsia" w:hint="cs"/>
          <w:szCs w:val="22"/>
          <w:rtl/>
          <w:lang w:bidi="he-IL"/>
        </w:rPr>
        <w:t>בהתאמה.</w:t>
      </w:r>
    </w:p>
    <w:p w14:paraId="1CBAF39A" w14:textId="77777777" w:rsidR="00E14283" w:rsidRPr="0061059F" w:rsidRDefault="00E14283" w:rsidP="00EE7A82">
      <w:pPr>
        <w:bidi/>
        <w:rPr>
          <w:rFonts w:eastAsiaTheme="minorEastAsia"/>
          <w:szCs w:val="22"/>
          <w:rtl/>
          <w:lang w:bidi="he-IL"/>
        </w:rPr>
      </w:pPr>
    </w:p>
    <w:p w14:paraId="33BC3A52" w14:textId="77777777" w:rsidR="00EE7A82" w:rsidRPr="0061059F" w:rsidRDefault="00EE7A82" w:rsidP="00E14283">
      <w:pPr>
        <w:bidi/>
        <w:rPr>
          <w:rFonts w:eastAsiaTheme="minorEastAsia"/>
          <w:szCs w:val="22"/>
          <w:rtl/>
          <w:lang w:bidi="he-IL"/>
        </w:rPr>
      </w:pPr>
      <w:r w:rsidRPr="0061059F">
        <w:rPr>
          <w:rFonts w:eastAsiaTheme="minorEastAsia" w:hint="cs"/>
          <w:szCs w:val="22"/>
          <w:rtl/>
          <w:lang w:bidi="he-IL"/>
        </w:rPr>
        <w:t xml:space="preserve">(*) בסוף זמן </w:t>
      </w:r>
      <w:r w:rsidRPr="0061059F">
        <w:rPr>
          <w:rFonts w:eastAsiaTheme="minorEastAsia"/>
          <w:szCs w:val="22"/>
          <w:lang w:bidi="he-IL"/>
        </w:rPr>
        <w:t>t=1</w:t>
      </w:r>
      <w:r w:rsidRPr="0061059F">
        <w:rPr>
          <w:rFonts w:eastAsiaTheme="minorEastAsia" w:hint="cs"/>
          <w:szCs w:val="22"/>
          <w:rtl/>
          <w:lang w:bidi="he-IL"/>
        </w:rPr>
        <w:t>:</w:t>
      </w:r>
    </w:p>
    <w:p w14:paraId="26F7B3E6" w14:textId="38861158" w:rsidR="00EE7A82" w:rsidRPr="0061059F" w:rsidRDefault="00EE7A82" w:rsidP="00EE7A82">
      <w:pPr>
        <w:bidi/>
        <w:ind w:firstLine="720"/>
        <w:rPr>
          <w:rFonts w:eastAsiaTheme="minorEastAsia"/>
          <w:szCs w:val="22"/>
          <w:rtl/>
          <w:lang w:bidi="he-IL"/>
        </w:rPr>
      </w:pPr>
      <w:r w:rsidRPr="0061059F">
        <w:rPr>
          <w:rFonts w:eastAsiaTheme="minorEastAsia" w:hint="cs"/>
          <w:szCs w:val="22"/>
          <w:rtl/>
          <w:lang w:bidi="he-IL"/>
        </w:rPr>
        <w:t xml:space="preserve"> </w:t>
      </w:r>
      <w:r w:rsidRPr="0061059F">
        <w:rPr>
          <w:rFonts w:eastAsiaTheme="minorEastAsia" w:hint="cs"/>
          <w:szCs w:val="22"/>
          <w:lang w:bidi="he-IL"/>
        </w:rPr>
        <w:t>A</w:t>
      </w:r>
      <w:r w:rsidRPr="0061059F">
        <w:rPr>
          <w:rFonts w:eastAsiaTheme="minorEastAsia" w:hint="cs"/>
          <w:szCs w:val="22"/>
          <w:rtl/>
          <w:lang w:bidi="he-IL"/>
        </w:rPr>
        <w:t xml:space="preserve"> יסיים לשלוח את הפקטה שלו</w:t>
      </w:r>
      <w:r w:rsidR="00E14283" w:rsidRPr="0061059F">
        <w:rPr>
          <w:rFonts w:eastAsiaTheme="minorEastAsia" w:hint="cs"/>
          <w:szCs w:val="22"/>
          <w:rtl/>
          <w:lang w:bidi="he-IL"/>
        </w:rPr>
        <w:t>.</w:t>
      </w:r>
    </w:p>
    <w:p w14:paraId="47CD996D" w14:textId="739E2CE1" w:rsidR="00EE7A82" w:rsidRPr="0061059F" w:rsidRDefault="00EE7A82" w:rsidP="00E14283">
      <w:pPr>
        <w:bidi/>
        <w:ind w:firstLine="720"/>
        <w:rPr>
          <w:rFonts w:eastAsiaTheme="minorEastAsia"/>
          <w:szCs w:val="22"/>
          <w:rtl/>
          <w:lang w:bidi="he-IL"/>
        </w:rPr>
      </w:pPr>
      <w:r w:rsidRPr="0061059F">
        <w:rPr>
          <w:rFonts w:eastAsiaTheme="minorEastAsia" w:hint="cs"/>
          <w:szCs w:val="22"/>
          <w:rtl/>
          <w:lang w:bidi="he-IL"/>
        </w:rPr>
        <w:t xml:space="preserve"> </w:t>
      </w:r>
      <w:r w:rsidRPr="0061059F">
        <w:rPr>
          <w:rFonts w:eastAsiaTheme="minorEastAsia" w:hint="cs"/>
          <w:szCs w:val="22"/>
          <w:lang w:bidi="he-IL"/>
        </w:rPr>
        <w:t>B</w:t>
      </w:r>
      <w:r w:rsidR="00E14283" w:rsidRPr="0061059F">
        <w:rPr>
          <w:rFonts w:eastAsiaTheme="minorEastAsia" w:hint="cs"/>
          <w:szCs w:val="22"/>
          <w:rtl/>
          <w:lang w:bidi="he-IL"/>
        </w:rPr>
        <w:t xml:space="preserve"> יסיים לשלוח </w:t>
      </w:r>
      <m:oMath>
        <m:f>
          <m:fPr>
            <m:ctrlPr>
              <w:rPr>
                <w:rFonts w:ascii="Cambria Math" w:hAnsi="Cambria Math"/>
                <w:i/>
                <w:szCs w:val="22"/>
                <w:lang w:bidi="he-IL"/>
              </w:rPr>
            </m:ctrlPr>
          </m:fPr>
          <m:num>
            <m:r>
              <w:rPr>
                <w:rFonts w:ascii="Cambria Math" w:hAnsi="Cambria Math"/>
                <w:szCs w:val="22"/>
                <w:lang w:bidi="he-IL"/>
              </w:rPr>
              <m:t>1</m:t>
            </m:r>
          </m:num>
          <m:den>
            <m:r>
              <w:rPr>
                <w:rFonts w:ascii="Cambria Math" w:hAnsi="Cambria Math"/>
                <w:szCs w:val="22"/>
                <w:lang w:bidi="he-IL"/>
              </w:rPr>
              <m:t>2</m:t>
            </m:r>
          </m:den>
        </m:f>
      </m:oMath>
      <w:r w:rsidR="00E14283" w:rsidRPr="0061059F">
        <w:rPr>
          <w:rFonts w:eastAsiaTheme="minorEastAsia" w:hint="cs"/>
          <w:szCs w:val="22"/>
          <w:rtl/>
          <w:lang w:bidi="he-IL"/>
        </w:rPr>
        <w:t xml:space="preserve"> פקטה (מתוך 6)</w:t>
      </w:r>
    </w:p>
    <w:p w14:paraId="091D31A3" w14:textId="4B201CF5" w:rsidR="00EE7A82" w:rsidRPr="0061059F" w:rsidRDefault="00E14283" w:rsidP="00E14283">
      <w:pPr>
        <w:bidi/>
        <w:ind w:firstLine="720"/>
        <w:rPr>
          <w:rFonts w:eastAsiaTheme="minorEastAsia"/>
          <w:szCs w:val="22"/>
          <w:rtl/>
          <w:lang w:bidi="he-IL"/>
        </w:rPr>
      </w:pPr>
      <w:r w:rsidRPr="0061059F">
        <w:rPr>
          <w:rFonts w:eastAsiaTheme="minorEastAsia" w:hint="cs"/>
          <w:szCs w:val="22"/>
          <w:rtl/>
          <w:lang w:bidi="he-IL"/>
        </w:rPr>
        <w:t xml:space="preserve"> </w:t>
      </w:r>
      <w:r w:rsidRPr="0061059F">
        <w:rPr>
          <w:rFonts w:eastAsiaTheme="minorEastAsia" w:hint="cs"/>
          <w:szCs w:val="22"/>
          <w:lang w:bidi="he-IL"/>
        </w:rPr>
        <w:t>C</w:t>
      </w:r>
      <w:r w:rsidRPr="0061059F">
        <w:rPr>
          <w:rFonts w:eastAsiaTheme="minorEastAsia" w:hint="cs"/>
          <w:szCs w:val="22"/>
          <w:rtl/>
          <w:lang w:bidi="he-IL"/>
        </w:rPr>
        <w:t xml:space="preserve"> יסיים לשלוח </w:t>
      </w:r>
      <m:oMath>
        <m:f>
          <m:fPr>
            <m:ctrlPr>
              <w:rPr>
                <w:rFonts w:ascii="Cambria Math" w:hAnsi="Cambria Math"/>
                <w:i/>
                <w:szCs w:val="22"/>
                <w:lang w:bidi="he-IL"/>
              </w:rPr>
            </m:ctrlPr>
          </m:fPr>
          <m:num>
            <m:r>
              <w:rPr>
                <w:rFonts w:ascii="Cambria Math" w:hAnsi="Cambria Math"/>
                <w:szCs w:val="22"/>
                <w:lang w:bidi="he-IL"/>
              </w:rPr>
              <m:t>3</m:t>
            </m:r>
          </m:num>
          <m:den>
            <m:r>
              <w:rPr>
                <w:rFonts w:ascii="Cambria Math" w:hAnsi="Cambria Math"/>
                <w:szCs w:val="22"/>
                <w:lang w:bidi="he-IL"/>
              </w:rPr>
              <m:t>6</m:t>
            </m:r>
          </m:den>
        </m:f>
        <m:r>
          <w:rPr>
            <w:rFonts w:ascii="Cambria Math" w:hAnsi="Cambria Math"/>
            <w:szCs w:val="22"/>
            <w:lang w:bidi="he-IL"/>
          </w:rPr>
          <m:t xml:space="preserve"> </m:t>
        </m:r>
      </m:oMath>
      <w:r w:rsidRPr="0061059F">
        <w:rPr>
          <w:rFonts w:eastAsiaTheme="minorEastAsia" w:hint="cs"/>
          <w:szCs w:val="22"/>
          <w:rtl/>
          <w:lang w:bidi="he-IL"/>
        </w:rPr>
        <w:t xml:space="preserve"> פקטה (מתוך 3)</w:t>
      </w:r>
    </w:p>
    <w:p w14:paraId="3597CE7C" w14:textId="1632AAC1" w:rsidR="00EE7A82" w:rsidRPr="0061059F" w:rsidRDefault="00EE7A82" w:rsidP="00EE7A82">
      <w:pPr>
        <w:bidi/>
        <w:rPr>
          <w:szCs w:val="22"/>
          <w:rtl/>
          <w:lang w:bidi="he-IL"/>
        </w:rPr>
      </w:pPr>
      <w:r w:rsidRPr="0061059F">
        <w:rPr>
          <w:rFonts w:eastAsiaTheme="minorEastAsia"/>
          <w:b/>
          <w:bCs/>
          <w:szCs w:val="22"/>
          <w:u w:val="single"/>
          <w:lang w:bidi="he-IL"/>
        </w:rPr>
        <w:t>t=2</w:t>
      </w:r>
      <w:r w:rsidRPr="0061059F">
        <w:rPr>
          <w:rFonts w:eastAsiaTheme="minorEastAsia" w:hint="cs"/>
          <w:b/>
          <w:bCs/>
          <w:szCs w:val="22"/>
          <w:u w:val="single"/>
          <w:rtl/>
          <w:lang w:bidi="he-IL"/>
        </w:rPr>
        <w:t>:</w:t>
      </w:r>
      <w:r w:rsidRPr="0061059F">
        <w:rPr>
          <w:rFonts w:hint="cs"/>
          <w:szCs w:val="22"/>
          <w:rtl/>
          <w:lang w:bidi="he-IL"/>
        </w:rPr>
        <w:t xml:space="preserve"> שלושה חיבורים פעילים </w:t>
      </w:r>
      <w:proofErr w:type="gramStart"/>
      <w:r w:rsidRPr="0061059F">
        <w:rPr>
          <w:rFonts w:hint="cs"/>
          <w:szCs w:val="22"/>
          <w:lang w:bidi="he-IL"/>
        </w:rPr>
        <w:t>A</w:t>
      </w:r>
      <w:r w:rsidRPr="0061059F">
        <w:rPr>
          <w:rFonts w:hint="cs"/>
          <w:szCs w:val="22"/>
          <w:rtl/>
          <w:lang w:bidi="he-IL"/>
        </w:rPr>
        <w:t xml:space="preserve"> ,</w:t>
      </w:r>
      <w:proofErr w:type="gramEnd"/>
      <w:r w:rsidRPr="0061059F">
        <w:rPr>
          <w:rFonts w:hint="cs"/>
          <w:szCs w:val="22"/>
          <w:rtl/>
          <w:lang w:bidi="he-IL"/>
        </w:rPr>
        <w:t xml:space="preserve"> </w:t>
      </w:r>
      <w:r w:rsidRPr="0061059F">
        <w:rPr>
          <w:rFonts w:hint="cs"/>
          <w:szCs w:val="22"/>
          <w:lang w:bidi="he-IL"/>
        </w:rPr>
        <w:t>B</w:t>
      </w:r>
      <w:r w:rsidRPr="0061059F">
        <w:rPr>
          <w:rFonts w:hint="cs"/>
          <w:szCs w:val="22"/>
          <w:rtl/>
          <w:lang w:bidi="he-IL"/>
        </w:rPr>
        <w:t xml:space="preserve"> ו-</w:t>
      </w:r>
      <w:r w:rsidRPr="0061059F">
        <w:rPr>
          <w:rFonts w:hint="cs"/>
          <w:szCs w:val="22"/>
          <w:lang w:bidi="he-IL"/>
        </w:rPr>
        <w:t>C</w:t>
      </w:r>
      <w:r w:rsidRPr="0061059F">
        <w:rPr>
          <w:rFonts w:hint="cs"/>
          <w:szCs w:val="22"/>
          <w:rtl/>
          <w:lang w:bidi="he-IL"/>
        </w:rPr>
        <w:t>.</w:t>
      </w:r>
    </w:p>
    <w:p w14:paraId="26E06205" w14:textId="333878A1" w:rsidR="00EE7A82" w:rsidRPr="0061059F" w:rsidRDefault="00EE7A82" w:rsidP="00974AE9">
      <w:pPr>
        <w:bidi/>
        <w:rPr>
          <w:rFonts w:eastAsiaTheme="minorEastAsia"/>
          <w:szCs w:val="22"/>
          <w:rtl/>
          <w:lang w:bidi="he-IL"/>
        </w:rPr>
      </w:pPr>
      <w:r w:rsidRPr="0061059F">
        <w:rPr>
          <w:rFonts w:hint="cs"/>
          <w:szCs w:val="22"/>
          <w:rtl/>
          <w:lang w:bidi="he-IL"/>
        </w:rPr>
        <w:t xml:space="preserve">לכן </w:t>
      </w:r>
      <w:r w:rsidR="00974AE9" w:rsidRPr="0061059F">
        <w:rPr>
          <w:rFonts w:hint="cs"/>
          <w:szCs w:val="22"/>
          <w:rtl/>
          <w:lang w:bidi="he-IL"/>
        </w:rPr>
        <w:t>קצ</w:t>
      </w:r>
      <w:r w:rsidR="00974AE9">
        <w:rPr>
          <w:rFonts w:hint="cs"/>
          <w:szCs w:val="22"/>
          <w:rtl/>
          <w:lang w:bidi="he-IL"/>
        </w:rPr>
        <w:t>ב</w:t>
      </w:r>
      <w:r w:rsidR="00974AE9" w:rsidRPr="0061059F">
        <w:rPr>
          <w:rFonts w:hint="cs"/>
          <w:szCs w:val="22"/>
          <w:rtl/>
          <w:lang w:bidi="he-IL"/>
        </w:rPr>
        <w:t xml:space="preserve"> </w:t>
      </w:r>
      <w:r w:rsidRPr="0061059F">
        <w:rPr>
          <w:rFonts w:hint="cs"/>
          <w:szCs w:val="22"/>
          <w:rtl/>
          <w:lang w:bidi="he-IL"/>
        </w:rPr>
        <w:t xml:space="preserve">השידור יהיה </w:t>
      </w:r>
      <m:oMath>
        <m:f>
          <m:fPr>
            <m:ctrlPr>
              <w:rPr>
                <w:rFonts w:ascii="Cambria Math" w:hAnsi="Cambria Math"/>
                <w:i/>
                <w:szCs w:val="22"/>
                <w:lang w:bidi="he-IL"/>
              </w:rPr>
            </m:ctrlPr>
          </m:fPr>
          <m:num>
            <m:r>
              <w:rPr>
                <w:rFonts w:ascii="Cambria Math" w:hAnsi="Cambria Math"/>
                <w:szCs w:val="22"/>
                <w:lang w:bidi="he-IL"/>
              </w:rPr>
              <m:t>2</m:t>
            </m:r>
          </m:num>
          <m:den>
            <m:r>
              <w:rPr>
                <w:rFonts w:ascii="Cambria Math" w:hAnsi="Cambria Math"/>
                <w:szCs w:val="22"/>
                <w:lang w:bidi="he-IL"/>
              </w:rPr>
              <m:t>6</m:t>
            </m:r>
          </m:den>
        </m:f>
      </m:oMath>
      <w:r w:rsidRPr="0061059F">
        <w:rPr>
          <w:rFonts w:eastAsiaTheme="minorEastAsia" w:hint="cs"/>
          <w:szCs w:val="22"/>
          <w:rtl/>
          <w:lang w:bidi="he-IL"/>
        </w:rPr>
        <w:t xml:space="preserve"> , </w:t>
      </w:r>
      <m:oMath>
        <m:f>
          <m:fPr>
            <m:ctrlPr>
              <w:rPr>
                <w:rFonts w:ascii="Cambria Math" w:hAnsi="Cambria Math"/>
                <w:i/>
                <w:szCs w:val="22"/>
                <w:lang w:bidi="he-IL"/>
              </w:rPr>
            </m:ctrlPr>
          </m:fPr>
          <m:num>
            <m:r>
              <w:rPr>
                <w:rFonts w:ascii="Cambria Math" w:hAnsi="Cambria Math"/>
                <w:szCs w:val="22"/>
                <w:lang w:bidi="he-IL"/>
              </w:rPr>
              <m:t>1</m:t>
            </m:r>
          </m:num>
          <m:den>
            <m:r>
              <w:rPr>
                <w:rFonts w:ascii="Cambria Math" w:hAnsi="Cambria Math"/>
                <w:szCs w:val="22"/>
                <w:lang w:bidi="he-IL"/>
              </w:rPr>
              <m:t>6</m:t>
            </m:r>
          </m:den>
        </m:f>
      </m:oMath>
      <w:r w:rsidRPr="0061059F">
        <w:rPr>
          <w:rFonts w:eastAsiaTheme="minorEastAsia" w:hint="cs"/>
          <w:szCs w:val="22"/>
          <w:rtl/>
          <w:lang w:bidi="he-IL"/>
        </w:rPr>
        <w:t xml:space="preserve"> ו </w:t>
      </w:r>
      <m:oMath>
        <m:f>
          <m:fPr>
            <m:ctrlPr>
              <w:rPr>
                <w:rFonts w:ascii="Cambria Math" w:hAnsi="Cambria Math"/>
                <w:i/>
                <w:szCs w:val="22"/>
                <w:lang w:bidi="he-IL"/>
              </w:rPr>
            </m:ctrlPr>
          </m:fPr>
          <m:num>
            <m:r>
              <w:rPr>
                <w:rFonts w:ascii="Cambria Math" w:hAnsi="Cambria Math"/>
                <w:szCs w:val="22"/>
                <w:lang w:bidi="he-IL"/>
              </w:rPr>
              <m:t>3</m:t>
            </m:r>
          </m:num>
          <m:den>
            <m:r>
              <w:rPr>
                <w:rFonts w:ascii="Cambria Math" w:hAnsi="Cambria Math"/>
                <w:szCs w:val="22"/>
                <w:lang w:bidi="he-IL"/>
              </w:rPr>
              <m:t>6</m:t>
            </m:r>
          </m:den>
        </m:f>
      </m:oMath>
      <w:r w:rsidR="00E14283" w:rsidRPr="0061059F">
        <w:rPr>
          <w:rFonts w:eastAsiaTheme="minorEastAsia" w:hint="cs"/>
          <w:szCs w:val="22"/>
          <w:rtl/>
          <w:lang w:bidi="he-IL"/>
        </w:rPr>
        <w:t xml:space="preserve"> </w:t>
      </w:r>
      <w:r w:rsidRPr="0061059F">
        <w:rPr>
          <w:rFonts w:eastAsiaTheme="minorEastAsia" w:hint="cs"/>
          <w:szCs w:val="22"/>
          <w:rtl/>
          <w:lang w:bidi="he-IL"/>
        </w:rPr>
        <w:t>בהתאמה.</w:t>
      </w:r>
    </w:p>
    <w:p w14:paraId="30CD5E12" w14:textId="77777777" w:rsidR="00EE7A82" w:rsidRPr="0061059F" w:rsidRDefault="00EE7A82" w:rsidP="00EE7A82">
      <w:pPr>
        <w:bidi/>
        <w:rPr>
          <w:rFonts w:eastAsiaTheme="minorEastAsia"/>
          <w:szCs w:val="22"/>
          <w:u w:val="single"/>
          <w:rtl/>
          <w:lang w:bidi="he-IL"/>
        </w:rPr>
      </w:pPr>
    </w:p>
    <w:p w14:paraId="484FFF43" w14:textId="487850B5" w:rsidR="00E14283" w:rsidRPr="0061059F" w:rsidRDefault="00E14283" w:rsidP="00E14283">
      <w:pPr>
        <w:bidi/>
        <w:rPr>
          <w:rFonts w:eastAsiaTheme="minorEastAsia"/>
          <w:szCs w:val="22"/>
          <w:rtl/>
          <w:lang w:bidi="he-IL"/>
        </w:rPr>
      </w:pPr>
      <w:r w:rsidRPr="0061059F">
        <w:rPr>
          <w:rFonts w:eastAsiaTheme="minorEastAsia" w:hint="cs"/>
          <w:szCs w:val="22"/>
          <w:rtl/>
          <w:lang w:bidi="he-IL"/>
        </w:rPr>
        <w:t xml:space="preserve">(*) בסוף זמן </w:t>
      </w:r>
      <w:r w:rsidRPr="0061059F">
        <w:rPr>
          <w:rFonts w:eastAsiaTheme="minorEastAsia"/>
          <w:szCs w:val="22"/>
          <w:lang w:bidi="he-IL"/>
        </w:rPr>
        <w:t>t=4</w:t>
      </w:r>
      <w:r w:rsidRPr="0061059F">
        <w:rPr>
          <w:rFonts w:eastAsiaTheme="minorEastAsia" w:hint="cs"/>
          <w:szCs w:val="22"/>
          <w:rtl/>
          <w:lang w:bidi="he-IL"/>
        </w:rPr>
        <w:t>:</w:t>
      </w:r>
    </w:p>
    <w:p w14:paraId="40008A7A" w14:textId="3AEB0E72" w:rsidR="00E14283" w:rsidRPr="0061059F" w:rsidRDefault="00E14283" w:rsidP="00E14283">
      <w:pPr>
        <w:bidi/>
        <w:ind w:firstLine="720"/>
        <w:rPr>
          <w:rFonts w:eastAsiaTheme="minorEastAsia"/>
          <w:szCs w:val="22"/>
          <w:rtl/>
          <w:lang w:bidi="he-IL"/>
        </w:rPr>
      </w:pPr>
      <w:r w:rsidRPr="0061059F">
        <w:rPr>
          <w:rFonts w:eastAsiaTheme="minorEastAsia" w:hint="cs"/>
          <w:szCs w:val="22"/>
          <w:rtl/>
          <w:lang w:bidi="he-IL"/>
        </w:rPr>
        <w:t xml:space="preserve"> </w:t>
      </w:r>
      <w:r w:rsidRPr="0061059F">
        <w:rPr>
          <w:rFonts w:eastAsiaTheme="minorEastAsia" w:hint="cs"/>
          <w:szCs w:val="22"/>
          <w:lang w:bidi="he-IL"/>
        </w:rPr>
        <w:t>A</w:t>
      </w:r>
      <w:r w:rsidRPr="0061059F">
        <w:rPr>
          <w:rFonts w:eastAsiaTheme="minorEastAsia" w:hint="cs"/>
          <w:szCs w:val="22"/>
          <w:rtl/>
          <w:lang w:bidi="he-IL"/>
        </w:rPr>
        <w:t xml:space="preserve"> יסיים לשלוח את הפקטה שלו.</w:t>
      </w:r>
    </w:p>
    <w:p w14:paraId="6FCD3BB1" w14:textId="236E6AA2" w:rsidR="00E14283" w:rsidRPr="0061059F" w:rsidRDefault="00E14283" w:rsidP="00E14283">
      <w:pPr>
        <w:bidi/>
        <w:ind w:firstLine="720"/>
        <w:rPr>
          <w:rFonts w:eastAsiaTheme="minorEastAsia"/>
          <w:szCs w:val="22"/>
          <w:rtl/>
          <w:lang w:bidi="he-IL"/>
        </w:rPr>
      </w:pPr>
      <w:r w:rsidRPr="0061059F">
        <w:rPr>
          <w:rFonts w:eastAsiaTheme="minorEastAsia" w:hint="cs"/>
          <w:szCs w:val="22"/>
          <w:rtl/>
          <w:lang w:bidi="he-IL"/>
        </w:rPr>
        <w:t xml:space="preserve"> </w:t>
      </w:r>
      <w:r w:rsidRPr="0061059F">
        <w:rPr>
          <w:rFonts w:eastAsiaTheme="minorEastAsia" w:hint="cs"/>
          <w:szCs w:val="22"/>
          <w:lang w:bidi="he-IL"/>
        </w:rPr>
        <w:t>B</w:t>
      </w:r>
      <w:r w:rsidRPr="0061059F">
        <w:rPr>
          <w:rFonts w:eastAsiaTheme="minorEastAsia" w:hint="cs"/>
          <w:szCs w:val="22"/>
          <w:rtl/>
          <w:lang w:bidi="he-IL"/>
        </w:rPr>
        <w:t xml:space="preserve"> יסיים לשלוח </w:t>
      </w:r>
      <m:oMath>
        <m:r>
          <w:rPr>
            <w:rFonts w:ascii="Cambria Math" w:hAnsi="Cambria Math"/>
            <w:szCs w:val="22"/>
            <w:lang w:bidi="he-IL"/>
          </w:rPr>
          <m:t>1</m:t>
        </m:r>
      </m:oMath>
      <w:r w:rsidRPr="0061059F">
        <w:rPr>
          <w:rFonts w:eastAsiaTheme="minorEastAsia" w:hint="cs"/>
          <w:szCs w:val="22"/>
          <w:rtl/>
          <w:lang w:bidi="he-IL"/>
        </w:rPr>
        <w:t xml:space="preserve"> פקטה. (מתוך 6)</w:t>
      </w:r>
    </w:p>
    <w:p w14:paraId="01594AA4" w14:textId="63F00DA6" w:rsidR="00E14283" w:rsidRPr="0061059F" w:rsidRDefault="00E14283" w:rsidP="00E14283">
      <w:pPr>
        <w:bidi/>
        <w:ind w:firstLine="720"/>
        <w:rPr>
          <w:rFonts w:eastAsiaTheme="minorEastAsia"/>
          <w:szCs w:val="22"/>
          <w:rtl/>
          <w:lang w:bidi="he-IL"/>
        </w:rPr>
      </w:pPr>
      <w:proofErr w:type="gramStart"/>
      <w:r w:rsidRPr="0061059F">
        <w:rPr>
          <w:rFonts w:eastAsiaTheme="minorEastAsia" w:hint="cs"/>
          <w:szCs w:val="22"/>
          <w:lang w:bidi="he-IL"/>
        </w:rPr>
        <w:t>C</w:t>
      </w:r>
      <w:r w:rsidRPr="0061059F">
        <w:rPr>
          <w:rFonts w:eastAsiaTheme="minorEastAsia"/>
          <w:szCs w:val="22"/>
          <w:lang w:bidi="he-IL"/>
        </w:rPr>
        <w:t xml:space="preserve"> </w:t>
      </w:r>
      <w:r w:rsidRPr="0061059F">
        <w:rPr>
          <w:rFonts w:eastAsiaTheme="minorEastAsia" w:hint="cs"/>
          <w:szCs w:val="22"/>
          <w:rtl/>
          <w:lang w:bidi="he-IL"/>
        </w:rPr>
        <w:t xml:space="preserve"> יסיים</w:t>
      </w:r>
      <w:proofErr w:type="gramEnd"/>
      <w:r w:rsidRPr="0061059F">
        <w:rPr>
          <w:rFonts w:eastAsiaTheme="minorEastAsia" w:hint="cs"/>
          <w:szCs w:val="22"/>
          <w:rtl/>
          <w:lang w:bidi="he-IL"/>
        </w:rPr>
        <w:t xml:space="preserve"> לשלוח </w:t>
      </w:r>
      <m:oMath>
        <m:r>
          <w:rPr>
            <w:rFonts w:ascii="Cambria Math" w:eastAsiaTheme="minorEastAsia" w:hAnsi="Cambria Math"/>
            <w:szCs w:val="22"/>
            <w:lang w:bidi="he-IL"/>
          </w:rPr>
          <m:t>2</m:t>
        </m:r>
      </m:oMath>
      <w:r w:rsidRPr="0061059F">
        <w:rPr>
          <w:rFonts w:eastAsiaTheme="minorEastAsia" w:hint="cs"/>
          <w:szCs w:val="22"/>
          <w:rtl/>
          <w:lang w:bidi="he-IL"/>
        </w:rPr>
        <w:t xml:space="preserve"> פקטה. (מתוך 3)</w:t>
      </w:r>
    </w:p>
    <w:p w14:paraId="2CF4B8D9" w14:textId="1CA2EE88" w:rsidR="00EE7A82" w:rsidRPr="0061059F" w:rsidRDefault="00E14283" w:rsidP="00E14283">
      <w:pPr>
        <w:bidi/>
        <w:rPr>
          <w:rFonts w:eastAsiaTheme="minorEastAsia"/>
          <w:szCs w:val="22"/>
          <w:u w:val="single"/>
          <w:rtl/>
          <w:lang w:bidi="he-IL"/>
        </w:rPr>
      </w:pPr>
      <w:r w:rsidRPr="0061059F">
        <w:rPr>
          <w:rFonts w:eastAsiaTheme="minorEastAsia"/>
          <w:b/>
          <w:bCs/>
          <w:szCs w:val="22"/>
          <w:u w:val="single"/>
          <w:lang w:bidi="he-IL"/>
        </w:rPr>
        <w:t>t=5</w:t>
      </w:r>
      <w:r w:rsidRPr="0061059F">
        <w:rPr>
          <w:rFonts w:eastAsiaTheme="minorEastAsia" w:hint="cs"/>
          <w:b/>
          <w:bCs/>
          <w:szCs w:val="22"/>
          <w:u w:val="single"/>
          <w:rtl/>
          <w:lang w:bidi="he-IL"/>
        </w:rPr>
        <w:t>:</w:t>
      </w:r>
      <w:r w:rsidRPr="0061059F">
        <w:rPr>
          <w:rFonts w:hint="cs"/>
          <w:b/>
          <w:bCs/>
          <w:szCs w:val="22"/>
          <w:rtl/>
          <w:lang w:bidi="he-IL"/>
        </w:rPr>
        <w:t xml:space="preserve"> </w:t>
      </w:r>
      <w:r w:rsidRPr="0061059F">
        <w:rPr>
          <w:rFonts w:hint="cs"/>
          <w:szCs w:val="22"/>
          <w:rtl/>
          <w:lang w:bidi="he-IL"/>
        </w:rPr>
        <w:t xml:space="preserve">שני חיבורים פעילים </w:t>
      </w:r>
      <w:r w:rsidRPr="0061059F">
        <w:rPr>
          <w:rFonts w:hint="cs"/>
          <w:szCs w:val="22"/>
          <w:lang w:bidi="he-IL"/>
        </w:rPr>
        <w:t>B</w:t>
      </w:r>
      <w:r w:rsidRPr="0061059F">
        <w:rPr>
          <w:rFonts w:hint="cs"/>
          <w:szCs w:val="22"/>
          <w:rtl/>
          <w:lang w:bidi="he-IL"/>
        </w:rPr>
        <w:t xml:space="preserve"> ו-</w:t>
      </w:r>
      <w:r w:rsidRPr="0061059F">
        <w:rPr>
          <w:rFonts w:hint="cs"/>
          <w:szCs w:val="22"/>
          <w:lang w:bidi="he-IL"/>
        </w:rPr>
        <w:t>C</w:t>
      </w:r>
      <w:r w:rsidRPr="0061059F">
        <w:rPr>
          <w:rFonts w:hint="cs"/>
          <w:szCs w:val="22"/>
          <w:rtl/>
          <w:lang w:bidi="he-IL"/>
        </w:rPr>
        <w:t>.</w:t>
      </w:r>
    </w:p>
    <w:p w14:paraId="41D17C86" w14:textId="18788E36" w:rsidR="00E14283" w:rsidRPr="0061059F" w:rsidRDefault="00E14283" w:rsidP="0099157A">
      <w:pPr>
        <w:bidi/>
        <w:rPr>
          <w:rFonts w:eastAsiaTheme="minorEastAsia"/>
          <w:szCs w:val="22"/>
          <w:rtl/>
          <w:lang w:bidi="he-IL"/>
        </w:rPr>
      </w:pPr>
      <w:r w:rsidRPr="0061059F">
        <w:rPr>
          <w:rFonts w:hint="cs"/>
          <w:szCs w:val="22"/>
          <w:rtl/>
          <w:lang w:bidi="he-IL"/>
        </w:rPr>
        <w:t xml:space="preserve">לכן </w:t>
      </w:r>
      <w:r w:rsidR="0099157A" w:rsidRPr="0061059F">
        <w:rPr>
          <w:rFonts w:hint="cs"/>
          <w:szCs w:val="22"/>
          <w:rtl/>
          <w:lang w:bidi="he-IL"/>
        </w:rPr>
        <w:t>קצ</w:t>
      </w:r>
      <w:r w:rsidR="0099157A">
        <w:rPr>
          <w:rFonts w:hint="cs"/>
          <w:szCs w:val="22"/>
          <w:rtl/>
          <w:lang w:bidi="he-IL"/>
        </w:rPr>
        <w:t>ב</w:t>
      </w:r>
      <w:r w:rsidR="0099157A" w:rsidRPr="0061059F">
        <w:rPr>
          <w:rFonts w:hint="cs"/>
          <w:szCs w:val="22"/>
          <w:rtl/>
          <w:lang w:bidi="he-IL"/>
        </w:rPr>
        <w:t xml:space="preserve"> </w:t>
      </w:r>
      <w:r w:rsidRPr="0061059F">
        <w:rPr>
          <w:rFonts w:hint="cs"/>
          <w:szCs w:val="22"/>
          <w:rtl/>
          <w:lang w:bidi="he-IL"/>
        </w:rPr>
        <w:t xml:space="preserve">השידור יהיה </w:t>
      </w:r>
      <w:r w:rsidRPr="0061059F">
        <w:rPr>
          <w:rFonts w:eastAsiaTheme="minorEastAsia" w:hint="cs"/>
          <w:szCs w:val="22"/>
          <w:rtl/>
          <w:lang w:bidi="he-IL"/>
        </w:rPr>
        <w:t xml:space="preserve"> </w:t>
      </w:r>
      <m:oMath>
        <m:f>
          <m:fPr>
            <m:ctrlPr>
              <w:rPr>
                <w:rFonts w:ascii="Cambria Math" w:hAnsi="Cambria Math"/>
                <w:i/>
                <w:szCs w:val="22"/>
                <w:lang w:bidi="he-IL"/>
              </w:rPr>
            </m:ctrlPr>
          </m:fPr>
          <m:num>
            <m:r>
              <w:rPr>
                <w:rFonts w:ascii="Cambria Math" w:hAnsi="Cambria Math"/>
                <w:szCs w:val="22"/>
                <w:lang w:bidi="he-IL"/>
              </w:rPr>
              <m:t>1</m:t>
            </m:r>
          </m:num>
          <m:den>
            <m:r>
              <w:rPr>
                <w:rFonts w:ascii="Cambria Math" w:hAnsi="Cambria Math"/>
                <w:szCs w:val="22"/>
                <w:lang w:bidi="he-IL"/>
              </w:rPr>
              <m:t>4</m:t>
            </m:r>
          </m:den>
        </m:f>
      </m:oMath>
      <w:r w:rsidRPr="0061059F">
        <w:rPr>
          <w:rFonts w:eastAsiaTheme="minorEastAsia" w:hint="cs"/>
          <w:szCs w:val="22"/>
          <w:rtl/>
          <w:lang w:bidi="he-IL"/>
        </w:rPr>
        <w:t xml:space="preserve"> ו </w:t>
      </w:r>
      <m:oMath>
        <m:f>
          <m:fPr>
            <m:ctrlPr>
              <w:rPr>
                <w:rFonts w:ascii="Cambria Math" w:hAnsi="Cambria Math"/>
                <w:i/>
                <w:szCs w:val="22"/>
                <w:lang w:bidi="he-IL"/>
              </w:rPr>
            </m:ctrlPr>
          </m:fPr>
          <m:num>
            <m:r>
              <w:rPr>
                <w:rFonts w:ascii="Cambria Math" w:hAnsi="Cambria Math"/>
                <w:szCs w:val="22"/>
                <w:lang w:bidi="he-IL"/>
              </w:rPr>
              <m:t>3</m:t>
            </m:r>
          </m:num>
          <m:den>
            <m:r>
              <w:rPr>
                <w:rFonts w:ascii="Cambria Math" w:hAnsi="Cambria Math"/>
                <w:szCs w:val="22"/>
                <w:lang w:bidi="he-IL"/>
              </w:rPr>
              <m:t>4</m:t>
            </m:r>
          </m:den>
        </m:f>
      </m:oMath>
      <w:r w:rsidRPr="0061059F">
        <w:rPr>
          <w:rFonts w:eastAsiaTheme="minorEastAsia" w:hint="cs"/>
          <w:szCs w:val="22"/>
          <w:rtl/>
          <w:lang w:bidi="he-IL"/>
        </w:rPr>
        <w:t xml:space="preserve"> בהתאמה.</w:t>
      </w:r>
    </w:p>
    <w:p w14:paraId="4BEAAB0C" w14:textId="77777777" w:rsidR="00E14283" w:rsidRPr="0061059F" w:rsidRDefault="00E14283" w:rsidP="00E14283">
      <w:pPr>
        <w:bidi/>
        <w:rPr>
          <w:rFonts w:eastAsiaTheme="minorEastAsia"/>
          <w:szCs w:val="22"/>
          <w:rtl/>
          <w:lang w:bidi="he-IL"/>
        </w:rPr>
      </w:pPr>
    </w:p>
    <w:p w14:paraId="0B8D1295" w14:textId="0043EEA6" w:rsidR="00E14283" w:rsidRPr="0061059F" w:rsidRDefault="00E46BD5" w:rsidP="00E46BD5">
      <w:pPr>
        <w:bidi/>
        <w:rPr>
          <w:rFonts w:eastAsiaTheme="minorEastAsia"/>
          <w:b/>
          <w:bCs/>
          <w:szCs w:val="22"/>
          <w:rtl/>
          <w:lang w:bidi="he-IL"/>
        </w:rPr>
      </w:pPr>
      <w:r w:rsidRPr="0061059F">
        <w:rPr>
          <w:rFonts w:eastAsiaTheme="minorEastAsia"/>
          <w:b/>
          <w:bCs/>
          <w:szCs w:val="22"/>
          <w:lang w:bidi="he-IL"/>
        </w:rPr>
        <w:t>t=6</w:t>
      </w:r>
      <m:oMath>
        <m:r>
          <m:rPr>
            <m:sty m:val="bi"/>
          </m:rPr>
          <w:rPr>
            <w:rFonts w:ascii="Cambria Math" w:eastAsiaTheme="minorEastAsia" w:hAnsi="Cambria Math"/>
            <w:szCs w:val="22"/>
            <w:lang w:bidi="he-IL"/>
          </w:rPr>
          <m:t xml:space="preserve"> </m:t>
        </m:r>
        <m:f>
          <m:fPr>
            <m:ctrlPr>
              <w:rPr>
                <w:rFonts w:ascii="Cambria Math" w:hAnsi="Cambria Math"/>
                <w:b/>
                <w:bCs/>
                <w:i/>
                <w:szCs w:val="22"/>
                <w:lang w:bidi="he-IL"/>
              </w:rPr>
            </m:ctrlPr>
          </m:fPr>
          <m:num>
            <m:r>
              <m:rPr>
                <m:sty m:val="bi"/>
              </m:rPr>
              <w:rPr>
                <w:rFonts w:ascii="Cambria Math" w:hAnsi="Cambria Math"/>
                <w:szCs w:val="22"/>
                <w:lang w:bidi="he-IL"/>
              </w:rPr>
              <m:t>1</m:t>
            </m:r>
          </m:num>
          <m:den>
            <m:r>
              <m:rPr>
                <m:sty m:val="bi"/>
              </m:rPr>
              <w:rPr>
                <w:rFonts w:ascii="Cambria Math" w:hAnsi="Cambria Math"/>
                <w:szCs w:val="22"/>
                <w:lang w:bidi="he-IL"/>
              </w:rPr>
              <m:t>3</m:t>
            </m:r>
          </m:den>
        </m:f>
      </m:oMath>
      <w:r w:rsidRPr="0061059F">
        <w:rPr>
          <w:rFonts w:eastAsiaTheme="minorEastAsia" w:hint="cs"/>
          <w:b/>
          <w:bCs/>
          <w:szCs w:val="22"/>
          <w:rtl/>
          <w:lang w:bidi="he-IL"/>
        </w:rPr>
        <w:t>:</w:t>
      </w:r>
    </w:p>
    <w:p w14:paraId="5492C9DD" w14:textId="49270403" w:rsidR="00E14283" w:rsidRPr="0061059F" w:rsidRDefault="00E14283" w:rsidP="00E46BD5">
      <w:pPr>
        <w:bidi/>
        <w:rPr>
          <w:rFonts w:eastAsiaTheme="minorEastAsia"/>
          <w:szCs w:val="22"/>
          <w:rtl/>
          <w:lang w:bidi="he-IL"/>
        </w:rPr>
      </w:pPr>
      <w:r w:rsidRPr="0061059F">
        <w:rPr>
          <w:rFonts w:eastAsiaTheme="minorEastAsia"/>
          <w:szCs w:val="22"/>
          <w:lang w:bidi="he-IL"/>
        </w:rPr>
        <w:tab/>
        <w:t>C</w:t>
      </w:r>
      <w:r w:rsidRPr="0061059F">
        <w:rPr>
          <w:rFonts w:eastAsiaTheme="minorEastAsia" w:hint="cs"/>
          <w:szCs w:val="22"/>
          <w:rtl/>
          <w:lang w:bidi="he-IL"/>
        </w:rPr>
        <w:t xml:space="preserve"> יסיים לשלוח את הפקטה.</w:t>
      </w:r>
    </w:p>
    <w:p w14:paraId="4067A65B" w14:textId="51AAEF7D" w:rsidR="00E14283" w:rsidRPr="0061059F" w:rsidRDefault="00E14283" w:rsidP="00E46BD5">
      <w:pPr>
        <w:bidi/>
        <w:rPr>
          <w:rFonts w:eastAsiaTheme="minorEastAsia"/>
          <w:szCs w:val="22"/>
          <w:rtl/>
          <w:lang w:bidi="he-IL"/>
        </w:rPr>
      </w:pPr>
      <w:r w:rsidRPr="0061059F">
        <w:rPr>
          <w:rFonts w:eastAsiaTheme="minorEastAsia"/>
          <w:szCs w:val="22"/>
          <w:rtl/>
          <w:lang w:bidi="he-IL"/>
        </w:rPr>
        <w:tab/>
      </w:r>
      <w:r w:rsidRPr="0061059F">
        <w:rPr>
          <w:rFonts w:eastAsiaTheme="minorEastAsia" w:hint="cs"/>
          <w:szCs w:val="22"/>
          <w:lang w:bidi="he-IL"/>
        </w:rPr>
        <w:t>B</w:t>
      </w:r>
      <w:r w:rsidRPr="0061059F">
        <w:rPr>
          <w:rFonts w:eastAsiaTheme="minorEastAsia" w:hint="cs"/>
          <w:szCs w:val="22"/>
          <w:rtl/>
          <w:lang w:bidi="he-IL"/>
        </w:rPr>
        <w:t xml:space="preserve"> יסיים לשלוח </w:t>
      </w:r>
      <m:oMath>
        <m:r>
          <w:rPr>
            <w:rFonts w:ascii="Cambria Math" w:hAnsi="Cambria Math"/>
            <w:szCs w:val="22"/>
            <w:lang w:bidi="he-IL"/>
          </w:rPr>
          <m:t>1</m:t>
        </m:r>
        <m:f>
          <m:fPr>
            <m:ctrlPr>
              <w:rPr>
                <w:rFonts w:ascii="Cambria Math" w:hAnsi="Cambria Math"/>
                <w:i/>
                <w:szCs w:val="22"/>
                <w:lang w:bidi="he-IL"/>
              </w:rPr>
            </m:ctrlPr>
          </m:fPr>
          <m:num>
            <m:r>
              <w:rPr>
                <w:rFonts w:ascii="Cambria Math" w:hAnsi="Cambria Math"/>
                <w:szCs w:val="22"/>
                <w:lang w:bidi="he-IL"/>
              </w:rPr>
              <m:t>1</m:t>
            </m:r>
          </m:num>
          <m:den>
            <m:r>
              <w:rPr>
                <w:rFonts w:ascii="Cambria Math" w:hAnsi="Cambria Math"/>
                <w:szCs w:val="22"/>
                <w:lang w:bidi="he-IL"/>
              </w:rPr>
              <m:t>3</m:t>
            </m:r>
          </m:den>
        </m:f>
      </m:oMath>
      <w:r w:rsidR="00E46BD5" w:rsidRPr="0061059F">
        <w:rPr>
          <w:rFonts w:eastAsiaTheme="minorEastAsia" w:hint="cs"/>
          <w:szCs w:val="22"/>
          <w:rtl/>
          <w:lang w:bidi="he-IL"/>
        </w:rPr>
        <w:t xml:space="preserve"> </w:t>
      </w:r>
      <w:r w:rsidRPr="0061059F">
        <w:rPr>
          <w:rFonts w:eastAsiaTheme="minorEastAsia" w:hint="cs"/>
          <w:szCs w:val="22"/>
          <w:rtl/>
          <w:lang w:bidi="he-IL"/>
        </w:rPr>
        <w:t xml:space="preserve"> פקטה. (מתוך 6)</w:t>
      </w:r>
    </w:p>
    <w:p w14:paraId="62953494" w14:textId="696B62D3" w:rsidR="00E14283" w:rsidRPr="0061059F" w:rsidRDefault="00E46BD5" w:rsidP="00E14283">
      <w:pPr>
        <w:bidi/>
        <w:rPr>
          <w:rFonts w:eastAsiaTheme="minorEastAsia"/>
          <w:szCs w:val="22"/>
          <w:rtl/>
          <w:lang w:bidi="he-IL"/>
        </w:rPr>
      </w:pPr>
      <w:r w:rsidRPr="0061059F">
        <w:rPr>
          <w:rFonts w:eastAsiaTheme="minorEastAsia" w:hint="cs"/>
          <w:szCs w:val="22"/>
          <w:rtl/>
          <w:lang w:bidi="he-IL"/>
        </w:rPr>
        <w:t xml:space="preserve">כעת יש </w:t>
      </w:r>
      <w:r w:rsidR="00E14283" w:rsidRPr="0061059F">
        <w:rPr>
          <w:rFonts w:eastAsiaTheme="minorEastAsia" w:hint="cs"/>
          <w:szCs w:val="22"/>
          <w:rtl/>
          <w:lang w:bidi="he-IL"/>
        </w:rPr>
        <w:t xml:space="preserve">חיבור פעיל אחד, </w:t>
      </w:r>
      <w:r w:rsidR="00E14283" w:rsidRPr="0061059F">
        <w:rPr>
          <w:rFonts w:eastAsiaTheme="minorEastAsia" w:hint="cs"/>
          <w:szCs w:val="22"/>
          <w:lang w:bidi="he-IL"/>
        </w:rPr>
        <w:t>B</w:t>
      </w:r>
      <w:r w:rsidR="00E14283" w:rsidRPr="0061059F">
        <w:rPr>
          <w:rFonts w:eastAsiaTheme="minorEastAsia" w:hint="cs"/>
          <w:szCs w:val="22"/>
          <w:rtl/>
          <w:lang w:bidi="he-IL"/>
        </w:rPr>
        <w:t>.</w:t>
      </w:r>
    </w:p>
    <w:p w14:paraId="58064961" w14:textId="11FB15EE" w:rsidR="00E14283" w:rsidRPr="0061059F" w:rsidRDefault="00E14283" w:rsidP="00E14283">
      <w:pPr>
        <w:bidi/>
        <w:rPr>
          <w:rFonts w:eastAsiaTheme="minorEastAsia"/>
          <w:szCs w:val="22"/>
          <w:rtl/>
          <w:lang w:bidi="he-IL"/>
        </w:rPr>
      </w:pPr>
      <w:r w:rsidRPr="0061059F">
        <w:rPr>
          <w:rFonts w:eastAsiaTheme="minorEastAsia" w:hint="cs"/>
          <w:szCs w:val="22"/>
          <w:rtl/>
          <w:lang w:bidi="he-IL"/>
        </w:rPr>
        <w:t>לכן קצב השליחה הוא 1.</w:t>
      </w:r>
    </w:p>
    <w:p w14:paraId="79AD8CAF" w14:textId="77777777" w:rsidR="00E14283" w:rsidRPr="0061059F" w:rsidRDefault="00E14283" w:rsidP="00E14283">
      <w:pPr>
        <w:bidi/>
        <w:rPr>
          <w:rFonts w:eastAsiaTheme="minorEastAsia"/>
          <w:szCs w:val="22"/>
          <w:rtl/>
          <w:lang w:bidi="he-IL"/>
        </w:rPr>
      </w:pPr>
    </w:p>
    <w:p w14:paraId="688504C7" w14:textId="4458BD0B" w:rsidR="00E14283" w:rsidRPr="0061059F" w:rsidRDefault="00E14283" w:rsidP="00E46BD5">
      <w:pPr>
        <w:bidi/>
        <w:rPr>
          <w:rFonts w:eastAsiaTheme="minorEastAsia"/>
          <w:b/>
          <w:bCs/>
          <w:szCs w:val="22"/>
          <w:u w:val="single"/>
          <w:lang w:bidi="he-IL"/>
        </w:rPr>
      </w:pPr>
      <w:r w:rsidRPr="0061059F">
        <w:rPr>
          <w:rFonts w:eastAsiaTheme="minorEastAsia"/>
          <w:b/>
          <w:bCs/>
          <w:szCs w:val="22"/>
          <w:u w:val="single"/>
          <w:lang w:bidi="he-IL"/>
        </w:rPr>
        <w:t>t=</w:t>
      </w:r>
      <w:r w:rsidR="00E46BD5" w:rsidRPr="0061059F">
        <w:rPr>
          <w:rFonts w:eastAsiaTheme="minorEastAsia"/>
          <w:b/>
          <w:bCs/>
          <w:szCs w:val="22"/>
          <w:u w:val="single"/>
          <w:lang w:bidi="he-IL"/>
        </w:rPr>
        <w:t>11</w:t>
      </w:r>
    </w:p>
    <w:p w14:paraId="3E4BD719" w14:textId="3012B4D7" w:rsidR="00E14283" w:rsidRPr="0061059F" w:rsidRDefault="00E14283" w:rsidP="004D2F22">
      <w:pPr>
        <w:bidi/>
        <w:rPr>
          <w:rFonts w:eastAsiaTheme="minorEastAsia"/>
          <w:szCs w:val="22"/>
          <w:rtl/>
          <w:lang w:bidi="he-IL"/>
        </w:rPr>
      </w:pPr>
      <w:r w:rsidRPr="0061059F">
        <w:rPr>
          <w:rFonts w:eastAsiaTheme="minorEastAsia"/>
          <w:b/>
          <w:bCs/>
          <w:szCs w:val="22"/>
          <w:rtl/>
          <w:lang w:bidi="he-IL"/>
        </w:rPr>
        <w:tab/>
      </w:r>
      <w:r w:rsidRPr="0061059F">
        <w:rPr>
          <w:rFonts w:eastAsiaTheme="minorEastAsia" w:hint="cs"/>
          <w:szCs w:val="22"/>
          <w:lang w:bidi="he-IL"/>
        </w:rPr>
        <w:t>B</w:t>
      </w:r>
      <w:r w:rsidRPr="0061059F">
        <w:rPr>
          <w:rFonts w:eastAsiaTheme="minorEastAsia" w:hint="cs"/>
          <w:szCs w:val="22"/>
          <w:rtl/>
          <w:lang w:bidi="he-IL"/>
        </w:rPr>
        <w:t xml:space="preserve"> יסי</w:t>
      </w:r>
      <w:r w:rsidR="00381229">
        <w:rPr>
          <w:rFonts w:eastAsiaTheme="minorEastAsia" w:hint="cs"/>
          <w:szCs w:val="22"/>
          <w:rtl/>
          <w:lang w:bidi="he-IL"/>
        </w:rPr>
        <w:t>י</w:t>
      </w:r>
      <w:r w:rsidRPr="0061059F">
        <w:rPr>
          <w:rFonts w:eastAsiaTheme="minorEastAsia" w:hint="cs"/>
          <w:szCs w:val="22"/>
          <w:rtl/>
          <w:lang w:bidi="he-IL"/>
        </w:rPr>
        <w:t>ם לשלוח את ה-</w:t>
      </w:r>
      <m:oMath>
        <m:r>
          <w:rPr>
            <w:rFonts w:ascii="Cambria Math" w:hAnsi="Cambria Math"/>
            <w:szCs w:val="22"/>
            <w:lang w:bidi="he-IL"/>
          </w:rPr>
          <m:t>4</m:t>
        </m:r>
        <m:f>
          <m:fPr>
            <m:ctrlPr>
              <w:rPr>
                <w:rFonts w:ascii="Cambria Math" w:hAnsi="Cambria Math"/>
                <w:i/>
                <w:szCs w:val="22"/>
                <w:lang w:bidi="he-IL"/>
              </w:rPr>
            </m:ctrlPr>
          </m:fPr>
          <m:num>
            <m:r>
              <w:rPr>
                <w:rFonts w:ascii="Cambria Math" w:hAnsi="Cambria Math"/>
                <w:szCs w:val="22"/>
                <w:lang w:bidi="he-IL"/>
              </w:rPr>
              <m:t>2</m:t>
            </m:r>
          </m:num>
          <m:den>
            <m:r>
              <w:rPr>
                <w:rFonts w:ascii="Cambria Math" w:hAnsi="Cambria Math"/>
                <w:szCs w:val="22"/>
                <w:lang w:bidi="he-IL"/>
              </w:rPr>
              <m:t>3</m:t>
            </m:r>
          </m:den>
        </m:f>
      </m:oMath>
      <w:r w:rsidR="00E46BD5" w:rsidRPr="0061059F">
        <w:rPr>
          <w:rFonts w:eastAsiaTheme="minorEastAsia" w:hint="cs"/>
          <w:szCs w:val="22"/>
          <w:rtl/>
          <w:lang w:bidi="he-IL"/>
        </w:rPr>
        <w:t xml:space="preserve">  </w:t>
      </w:r>
      <w:r w:rsidRPr="0061059F">
        <w:rPr>
          <w:rFonts w:eastAsiaTheme="minorEastAsia" w:hint="cs"/>
          <w:szCs w:val="22"/>
          <w:rtl/>
          <w:lang w:bidi="he-IL"/>
        </w:rPr>
        <w:t>פקטה הנותרים שלו.</w:t>
      </w:r>
    </w:p>
    <w:p w14:paraId="2981A27A" w14:textId="0F91BE09" w:rsidR="00E14283" w:rsidRPr="0061059F" w:rsidRDefault="00E46BD5" w:rsidP="00E14283">
      <w:pPr>
        <w:bidi/>
        <w:rPr>
          <w:rFonts w:eastAsiaTheme="minorEastAsia"/>
          <w:szCs w:val="22"/>
          <w:rtl/>
          <w:lang w:bidi="he-IL"/>
        </w:rPr>
      </w:pPr>
      <w:r w:rsidRPr="0061059F">
        <w:rPr>
          <w:rFonts w:eastAsiaTheme="minorEastAsia" w:hint="cs"/>
          <w:szCs w:val="22"/>
          <w:rtl/>
          <w:lang w:bidi="he-IL"/>
        </w:rPr>
        <w:t>אך מחכה עוד פקטה בגודל 5 ב-</w:t>
      </w:r>
      <w:r w:rsidRPr="0061059F">
        <w:rPr>
          <w:rFonts w:eastAsiaTheme="minorEastAsia" w:hint="cs"/>
          <w:szCs w:val="22"/>
          <w:lang w:bidi="he-IL"/>
        </w:rPr>
        <w:t>B</w:t>
      </w:r>
      <w:r w:rsidRPr="0061059F">
        <w:rPr>
          <w:rFonts w:eastAsiaTheme="minorEastAsia" w:hint="cs"/>
          <w:szCs w:val="22"/>
          <w:rtl/>
          <w:lang w:bidi="he-IL"/>
        </w:rPr>
        <w:t>.</w:t>
      </w:r>
    </w:p>
    <w:p w14:paraId="4D535E64" w14:textId="61844561" w:rsidR="00E14283" w:rsidRPr="0061059F" w:rsidRDefault="00E14283" w:rsidP="00E14283">
      <w:pPr>
        <w:bidi/>
        <w:rPr>
          <w:rFonts w:eastAsiaTheme="minorEastAsia"/>
          <w:szCs w:val="22"/>
          <w:rtl/>
          <w:lang w:bidi="he-IL"/>
        </w:rPr>
      </w:pPr>
      <w:r w:rsidRPr="0061059F">
        <w:rPr>
          <w:rFonts w:eastAsiaTheme="minorEastAsia" w:hint="cs"/>
          <w:szCs w:val="22"/>
          <w:rtl/>
          <w:lang w:bidi="he-IL"/>
        </w:rPr>
        <w:t>הוא החיבור הפעיל היחידי, לכן קצב השליחה שלו הוא 1.</w:t>
      </w:r>
    </w:p>
    <w:p w14:paraId="2A668B88" w14:textId="77777777" w:rsidR="00E14283" w:rsidRPr="0061059F" w:rsidRDefault="00E14283" w:rsidP="00E14283">
      <w:pPr>
        <w:bidi/>
        <w:rPr>
          <w:rFonts w:eastAsiaTheme="minorEastAsia"/>
          <w:szCs w:val="22"/>
          <w:lang w:bidi="he-IL"/>
        </w:rPr>
      </w:pPr>
    </w:p>
    <w:p w14:paraId="16FBEC5B" w14:textId="48220F53" w:rsidR="00E14283" w:rsidRPr="0061059F" w:rsidRDefault="00E14283" w:rsidP="00E46BD5">
      <w:pPr>
        <w:bidi/>
        <w:rPr>
          <w:rFonts w:eastAsiaTheme="minorEastAsia"/>
          <w:b/>
          <w:bCs/>
          <w:szCs w:val="22"/>
          <w:u w:val="single"/>
          <w:rtl/>
          <w:lang w:bidi="he-IL"/>
        </w:rPr>
      </w:pPr>
      <w:r w:rsidRPr="0061059F">
        <w:rPr>
          <w:rFonts w:eastAsiaTheme="minorEastAsia"/>
          <w:b/>
          <w:bCs/>
          <w:szCs w:val="22"/>
          <w:u w:val="single"/>
          <w:lang w:bidi="he-IL"/>
        </w:rPr>
        <w:t>t=1</w:t>
      </w:r>
      <w:r w:rsidR="00E46BD5" w:rsidRPr="0061059F">
        <w:rPr>
          <w:rFonts w:eastAsiaTheme="minorEastAsia"/>
          <w:b/>
          <w:bCs/>
          <w:szCs w:val="22"/>
          <w:u w:val="single"/>
          <w:lang w:bidi="he-IL"/>
        </w:rPr>
        <w:t>6</w:t>
      </w:r>
    </w:p>
    <w:p w14:paraId="5A13E93C" w14:textId="49F26165" w:rsidR="00E14283" w:rsidRPr="0061059F" w:rsidRDefault="00E14283" w:rsidP="00E14283">
      <w:pPr>
        <w:bidi/>
        <w:rPr>
          <w:rFonts w:eastAsiaTheme="minorEastAsia"/>
          <w:szCs w:val="22"/>
          <w:rtl/>
          <w:lang w:bidi="he-IL"/>
        </w:rPr>
      </w:pPr>
      <w:r w:rsidRPr="0061059F">
        <w:rPr>
          <w:rFonts w:eastAsiaTheme="minorEastAsia" w:hint="cs"/>
          <w:szCs w:val="22"/>
          <w:rtl/>
          <w:lang w:bidi="he-IL"/>
        </w:rPr>
        <w:t>סיימנו לשלוח את הפקטה מ</w:t>
      </w:r>
      <w:r w:rsidRPr="0061059F">
        <w:rPr>
          <w:rFonts w:eastAsiaTheme="minorEastAsia" w:hint="cs"/>
          <w:szCs w:val="22"/>
          <w:lang w:bidi="he-IL"/>
        </w:rPr>
        <w:t>B</w:t>
      </w:r>
      <w:r w:rsidRPr="0061059F">
        <w:rPr>
          <w:rFonts w:eastAsiaTheme="minorEastAsia" w:hint="cs"/>
          <w:szCs w:val="22"/>
          <w:rtl/>
          <w:lang w:bidi="he-IL"/>
        </w:rPr>
        <w:t>.</w:t>
      </w:r>
    </w:p>
    <w:p w14:paraId="755EF3FA" w14:textId="4137441E" w:rsidR="00CF43AF" w:rsidRPr="0061059F" w:rsidRDefault="00E14283" w:rsidP="00654CE2">
      <w:pPr>
        <w:bidi/>
        <w:rPr>
          <w:rFonts w:eastAsiaTheme="minorEastAsia"/>
          <w:szCs w:val="22"/>
          <w:lang w:bidi="he-IL"/>
        </w:rPr>
      </w:pPr>
      <w:r w:rsidRPr="0061059F">
        <w:rPr>
          <w:rFonts w:eastAsiaTheme="minorEastAsia" w:hint="cs"/>
          <w:szCs w:val="22"/>
          <w:rtl/>
          <w:lang w:bidi="he-IL"/>
        </w:rPr>
        <w:t>השלמנו את שליחת כל הפקטות.</w:t>
      </w:r>
    </w:p>
    <w:p w14:paraId="485EEF69" w14:textId="3DFBE7DF" w:rsidR="00537C31" w:rsidRDefault="00CF43AF" w:rsidP="00CF43AF">
      <w:pPr>
        <w:pStyle w:val="Heading3"/>
        <w:bidi/>
        <w:rPr>
          <w:lang w:bidi="he-IL"/>
        </w:rPr>
      </w:pPr>
      <w:r>
        <w:rPr>
          <w:lang w:bidi="he-IL"/>
        </w:rPr>
        <w:lastRenderedPageBreak/>
        <w:t>WFQ</w:t>
      </w:r>
    </w:p>
    <w:p w14:paraId="4C726559" w14:textId="7AA65714" w:rsidR="00537C31" w:rsidRPr="00537C31" w:rsidRDefault="00F11BC9" w:rsidP="00537C31">
      <w:pPr>
        <w:rPr>
          <w:rFonts w:eastAsiaTheme="minorEastAsia"/>
          <w:lang w:bidi="he-IL"/>
        </w:rPr>
      </w:pPr>
      <m:oMathPara>
        <m:oMathParaPr>
          <m:jc m:val="left"/>
        </m:oMathParaPr>
        <m:oMath>
          <m:r>
            <m:rPr>
              <m:sty m:val="bi"/>
            </m:rPr>
            <w:rPr>
              <w:rFonts w:ascii="Cambria Math" w:hAnsi="Cambria Math"/>
              <w:lang w:bidi="he-IL"/>
            </w:rPr>
            <m:t>F</m:t>
          </m:r>
          <m:d>
            <m:dPr>
              <m:ctrlPr>
                <w:rPr>
                  <w:rFonts w:ascii="Cambria Math" w:hAnsi="Cambria Math"/>
                  <w:b/>
                  <w:bCs/>
                  <w:i/>
                  <w:lang w:bidi="he-IL"/>
                </w:rPr>
              </m:ctrlPr>
            </m:dPr>
            <m:e>
              <m:r>
                <m:rPr>
                  <m:sty m:val="bi"/>
                </m:rPr>
                <w:rPr>
                  <w:rFonts w:ascii="Cambria Math" w:hAnsi="Cambria Math"/>
                  <w:lang w:bidi="he-IL"/>
                </w:rPr>
                <m:t>A,1</m:t>
              </m:r>
            </m:e>
          </m:d>
          <m:r>
            <w:rPr>
              <w:rFonts w:ascii="Cambria Math" w:hAnsi="Cambria Math"/>
              <w:lang w:bidi="he-IL"/>
            </w:rPr>
            <m:t>=R</m:t>
          </m:r>
          <m:d>
            <m:dPr>
              <m:ctrlPr>
                <w:rPr>
                  <w:rFonts w:ascii="Cambria Math" w:hAnsi="Cambria Math"/>
                  <w:i/>
                  <w:lang w:bidi="he-IL"/>
                </w:rPr>
              </m:ctrlPr>
            </m:dPr>
            <m:e>
              <m:r>
                <w:rPr>
                  <w:rFonts w:ascii="Cambria Math" w:hAnsi="Cambria Math"/>
                  <w:lang w:bidi="he-IL"/>
                </w:rPr>
                <m:t>0</m:t>
              </m:r>
            </m:e>
          </m:d>
          <m:r>
            <w:rPr>
              <w:rFonts w:ascii="Cambria Math" w:hAnsi="Cambria Math"/>
              <w:lang w:bidi="he-IL"/>
            </w:rPr>
            <m:t>+</m:t>
          </m:r>
          <m:f>
            <m:fPr>
              <m:ctrlPr>
                <w:rPr>
                  <w:rFonts w:ascii="Cambria Math" w:hAnsi="Cambria Math"/>
                  <w:i/>
                  <w:lang w:bidi="he-IL"/>
                </w:rPr>
              </m:ctrlPr>
            </m:fPr>
            <m:num>
              <m:r>
                <w:rPr>
                  <w:rFonts w:ascii="Cambria Math" w:hAnsi="Cambria Math"/>
                  <w:lang w:bidi="he-IL"/>
                </w:rPr>
                <m:t>P(A,1)</m:t>
              </m:r>
            </m:num>
            <m:den>
              <m:sSub>
                <m:sSubPr>
                  <m:ctrlPr>
                    <w:rPr>
                      <w:rFonts w:ascii="Cambria Math" w:hAnsi="Cambria Math"/>
                      <w:i/>
                      <w:lang w:bidi="he-IL"/>
                    </w:rPr>
                  </m:ctrlPr>
                </m:sSubPr>
                <m:e>
                  <m:r>
                    <w:rPr>
                      <w:rFonts w:ascii="Cambria Math" w:hAnsi="Cambria Math"/>
                      <w:lang w:bidi="he-IL"/>
                    </w:rPr>
                    <m:t>W</m:t>
                  </m:r>
                </m:e>
                <m:sub>
                  <m:r>
                    <w:rPr>
                      <w:rFonts w:ascii="Cambria Math" w:hAnsi="Cambria Math"/>
                      <w:lang w:bidi="he-IL"/>
                    </w:rPr>
                    <m:t>A</m:t>
                  </m:r>
                </m:sub>
              </m:sSub>
            </m:den>
          </m:f>
          <m:r>
            <w:rPr>
              <w:rFonts w:ascii="Cambria Math" w:hAnsi="Cambria Math"/>
              <w:lang w:bidi="he-IL"/>
            </w:rPr>
            <m:t xml:space="preserve">=  0+ </m:t>
          </m:r>
          <m:f>
            <m:fPr>
              <m:ctrlPr>
                <w:rPr>
                  <w:rFonts w:ascii="Cambria Math" w:hAnsi="Cambria Math"/>
                  <w:i/>
                  <w:lang w:bidi="he-IL"/>
                </w:rPr>
              </m:ctrlPr>
            </m:fPr>
            <m:num>
              <m:r>
                <w:rPr>
                  <w:rFonts w:ascii="Cambria Math" w:hAnsi="Cambria Math"/>
                  <w:lang w:bidi="he-IL"/>
                </w:rPr>
                <m:t>1</m:t>
              </m:r>
            </m:num>
            <m:den>
              <m:r>
                <w:rPr>
                  <w:rFonts w:ascii="Cambria Math" w:hAnsi="Cambria Math"/>
                  <w:lang w:bidi="he-IL"/>
                </w:rPr>
                <m:t>2</m:t>
              </m:r>
            </m:den>
          </m:f>
          <m:r>
            <w:rPr>
              <w:rFonts w:ascii="Cambria Math" w:hAnsi="Cambria Math"/>
              <w:lang w:bidi="he-IL"/>
            </w:rPr>
            <m:t xml:space="preserve"> = </m:t>
          </m:r>
          <m:f>
            <m:fPr>
              <m:ctrlPr>
                <w:rPr>
                  <w:rFonts w:ascii="Cambria Math" w:hAnsi="Cambria Math"/>
                  <w:b/>
                  <w:bCs/>
                  <w:i/>
                  <w:lang w:bidi="he-IL"/>
                </w:rPr>
              </m:ctrlPr>
            </m:fPr>
            <m:num>
              <m:r>
                <m:rPr>
                  <m:sty m:val="bi"/>
                </m:rPr>
                <w:rPr>
                  <w:rFonts w:ascii="Cambria Math" w:hAnsi="Cambria Math"/>
                  <w:lang w:bidi="he-IL"/>
                </w:rPr>
                <m:t>1</m:t>
              </m:r>
            </m:num>
            <m:den>
              <m:r>
                <m:rPr>
                  <m:sty m:val="bi"/>
                </m:rPr>
                <w:rPr>
                  <w:rFonts w:ascii="Cambria Math" w:hAnsi="Cambria Math"/>
                  <w:lang w:bidi="he-IL"/>
                </w:rPr>
                <m:t>2</m:t>
              </m:r>
            </m:den>
          </m:f>
        </m:oMath>
      </m:oMathPara>
    </w:p>
    <w:p w14:paraId="1B879F0F" w14:textId="675E2BF9" w:rsidR="00537C31" w:rsidRPr="00E06D64" w:rsidRDefault="00F11BC9" w:rsidP="00537C31">
      <w:pPr>
        <w:rPr>
          <w:rFonts w:eastAsiaTheme="minorEastAsia"/>
          <w:lang w:bidi="he-IL"/>
        </w:rPr>
      </w:pPr>
      <m:oMathPara>
        <m:oMathParaPr>
          <m:jc m:val="left"/>
        </m:oMathParaPr>
        <m:oMath>
          <m:r>
            <m:rPr>
              <m:sty m:val="bi"/>
            </m:rPr>
            <w:rPr>
              <w:rFonts w:ascii="Cambria Math" w:hAnsi="Cambria Math"/>
              <w:lang w:bidi="he-IL"/>
            </w:rPr>
            <m:t>F</m:t>
          </m:r>
          <m:d>
            <m:dPr>
              <m:ctrlPr>
                <w:rPr>
                  <w:rFonts w:ascii="Cambria Math" w:hAnsi="Cambria Math"/>
                  <w:b/>
                  <w:bCs/>
                  <w:i/>
                  <w:lang w:bidi="he-IL"/>
                </w:rPr>
              </m:ctrlPr>
            </m:dPr>
            <m:e>
              <m:r>
                <m:rPr>
                  <m:sty m:val="bi"/>
                </m:rPr>
                <w:rPr>
                  <w:rFonts w:ascii="Cambria Math" w:hAnsi="Cambria Math"/>
                  <w:lang w:bidi="he-IL"/>
                </w:rPr>
                <m:t>B,1</m:t>
              </m:r>
            </m:e>
          </m:d>
          <m:r>
            <w:rPr>
              <w:rFonts w:ascii="Cambria Math" w:hAnsi="Cambria Math"/>
              <w:lang w:bidi="he-IL"/>
            </w:rPr>
            <m:t>=R</m:t>
          </m:r>
          <m:d>
            <m:dPr>
              <m:ctrlPr>
                <w:rPr>
                  <w:rFonts w:ascii="Cambria Math" w:hAnsi="Cambria Math"/>
                  <w:i/>
                  <w:lang w:bidi="he-IL"/>
                </w:rPr>
              </m:ctrlPr>
            </m:dPr>
            <m:e>
              <m:r>
                <w:rPr>
                  <w:rFonts w:ascii="Cambria Math" w:hAnsi="Cambria Math"/>
                  <w:lang w:bidi="he-IL"/>
                </w:rPr>
                <m:t>0</m:t>
              </m:r>
            </m:e>
          </m:d>
          <m:r>
            <w:rPr>
              <w:rFonts w:ascii="Cambria Math" w:hAnsi="Cambria Math"/>
              <w:lang w:bidi="he-IL"/>
            </w:rPr>
            <m:t>+</m:t>
          </m:r>
          <m:f>
            <m:fPr>
              <m:ctrlPr>
                <w:rPr>
                  <w:rFonts w:ascii="Cambria Math" w:hAnsi="Cambria Math"/>
                  <w:i/>
                  <w:lang w:bidi="he-IL"/>
                </w:rPr>
              </m:ctrlPr>
            </m:fPr>
            <m:num>
              <m:r>
                <w:rPr>
                  <w:rFonts w:ascii="Cambria Math" w:hAnsi="Cambria Math"/>
                  <w:lang w:bidi="he-IL"/>
                </w:rPr>
                <m:t>P(B,1)</m:t>
              </m:r>
            </m:num>
            <m:den>
              <m:sSub>
                <m:sSubPr>
                  <m:ctrlPr>
                    <w:rPr>
                      <w:rFonts w:ascii="Cambria Math" w:hAnsi="Cambria Math"/>
                      <w:i/>
                      <w:lang w:bidi="he-IL"/>
                    </w:rPr>
                  </m:ctrlPr>
                </m:sSubPr>
                <m:e>
                  <m:r>
                    <w:rPr>
                      <w:rFonts w:ascii="Cambria Math" w:hAnsi="Cambria Math"/>
                      <w:lang w:bidi="he-IL"/>
                    </w:rPr>
                    <m:t>W</m:t>
                  </m:r>
                </m:e>
                <m:sub>
                  <m:r>
                    <w:rPr>
                      <w:rFonts w:ascii="Cambria Math" w:hAnsi="Cambria Math"/>
                      <w:lang w:bidi="he-IL"/>
                    </w:rPr>
                    <m:t>B</m:t>
                  </m:r>
                </m:sub>
              </m:sSub>
            </m:den>
          </m:f>
          <m:r>
            <w:rPr>
              <w:rFonts w:ascii="Cambria Math" w:hAnsi="Cambria Math"/>
              <w:lang w:bidi="he-IL"/>
            </w:rPr>
            <m:t xml:space="preserve">=  0+ </m:t>
          </m:r>
          <m:f>
            <m:fPr>
              <m:ctrlPr>
                <w:rPr>
                  <w:rFonts w:ascii="Cambria Math" w:hAnsi="Cambria Math"/>
                  <w:i/>
                  <w:lang w:bidi="he-IL"/>
                </w:rPr>
              </m:ctrlPr>
            </m:fPr>
            <m:num>
              <m:r>
                <w:rPr>
                  <w:rFonts w:ascii="Cambria Math" w:hAnsi="Cambria Math"/>
                  <w:lang w:bidi="he-IL"/>
                </w:rPr>
                <m:t>6</m:t>
              </m:r>
            </m:num>
            <m:den>
              <m:r>
                <w:rPr>
                  <w:rFonts w:ascii="Cambria Math" w:hAnsi="Cambria Math"/>
                  <w:lang w:bidi="he-IL"/>
                </w:rPr>
                <m:t>1</m:t>
              </m:r>
            </m:den>
          </m:f>
          <m:r>
            <w:rPr>
              <w:rFonts w:ascii="Cambria Math" w:hAnsi="Cambria Math"/>
              <w:lang w:bidi="he-IL"/>
            </w:rPr>
            <m:t xml:space="preserve"> = </m:t>
          </m:r>
          <m:r>
            <m:rPr>
              <m:sty m:val="bi"/>
            </m:rPr>
            <w:rPr>
              <w:rFonts w:ascii="Cambria Math" w:hAnsi="Cambria Math"/>
              <w:lang w:bidi="he-IL"/>
            </w:rPr>
            <m:t>6</m:t>
          </m:r>
        </m:oMath>
      </m:oMathPara>
    </w:p>
    <w:p w14:paraId="1C9B937A" w14:textId="77777777" w:rsidR="00E06D64" w:rsidRDefault="00E06D64" w:rsidP="00537C31">
      <w:pPr>
        <w:rPr>
          <w:rFonts w:eastAsiaTheme="minorEastAsia"/>
          <w:rtl/>
          <w:lang w:bidi="he-IL"/>
        </w:rPr>
      </w:pPr>
    </w:p>
    <w:p w14:paraId="55A48067" w14:textId="13D8F6D0" w:rsidR="00537C31" w:rsidRPr="00537C31" w:rsidRDefault="00CF43AF" w:rsidP="00EE7A82">
      <w:pPr>
        <w:rPr>
          <w:rFonts w:eastAsiaTheme="minorEastAsia"/>
          <w:u w:val="single"/>
          <w:lang w:bidi="he-IL"/>
        </w:rPr>
      </w:pPr>
      <m:oMathPara>
        <m:oMathParaPr>
          <m:jc m:val="left"/>
        </m:oMathParaPr>
        <m:oMath>
          <m:r>
            <w:rPr>
              <w:rFonts w:ascii="Cambria Math" w:hAnsi="Cambria Math"/>
              <w:lang w:bidi="he-IL"/>
            </w:rPr>
            <m:t>R</m:t>
          </m:r>
          <m:d>
            <m:dPr>
              <m:ctrlPr>
                <w:rPr>
                  <w:rFonts w:ascii="Cambria Math" w:hAnsi="Cambria Math"/>
                  <w:i/>
                  <w:lang w:bidi="he-IL"/>
                </w:rPr>
              </m:ctrlPr>
            </m:dPr>
            <m:e>
              <m:r>
                <w:rPr>
                  <w:rFonts w:ascii="Cambria Math" w:hAnsi="Cambria Math"/>
                  <w:lang w:bidi="he-IL"/>
                </w:rPr>
                <m:t>1</m:t>
              </m:r>
            </m:e>
          </m:d>
          <m:r>
            <w:rPr>
              <w:rFonts w:ascii="Cambria Math" w:hAnsi="Cambria Math"/>
              <w:lang w:bidi="he-IL"/>
            </w:rPr>
            <m:t>=R</m:t>
          </m:r>
          <m:d>
            <m:dPr>
              <m:ctrlPr>
                <w:rPr>
                  <w:rFonts w:ascii="Cambria Math" w:hAnsi="Cambria Math"/>
                  <w:i/>
                  <w:lang w:bidi="he-IL"/>
                </w:rPr>
              </m:ctrlPr>
            </m:dPr>
            <m:e>
              <m:r>
                <w:rPr>
                  <w:rFonts w:ascii="Cambria Math" w:hAnsi="Cambria Math"/>
                  <w:lang w:bidi="he-IL"/>
                </w:rPr>
                <m:t>0</m:t>
              </m:r>
            </m:e>
          </m:d>
          <m:r>
            <w:rPr>
              <w:rFonts w:ascii="Cambria Math" w:hAnsi="Cambria Math"/>
              <w:lang w:bidi="he-IL"/>
            </w:rPr>
            <m:t>+</m:t>
          </m:r>
          <m:f>
            <m:fPr>
              <m:ctrlPr>
                <w:rPr>
                  <w:rFonts w:ascii="Cambria Math" w:hAnsi="Cambria Math"/>
                  <w:i/>
                  <w:lang w:bidi="he-IL"/>
                </w:rPr>
              </m:ctrlPr>
            </m:fPr>
            <m:num>
              <m:r>
                <w:rPr>
                  <w:rFonts w:ascii="Cambria Math" w:hAnsi="Cambria Math"/>
                  <w:lang w:bidi="he-IL"/>
                </w:rPr>
                <m:t>1</m:t>
              </m:r>
            </m:num>
            <m:den>
              <m:sSub>
                <m:sSubPr>
                  <m:ctrlPr>
                    <w:rPr>
                      <w:rFonts w:ascii="Cambria Math" w:hAnsi="Cambria Math"/>
                      <w:i/>
                      <w:lang w:bidi="he-IL"/>
                    </w:rPr>
                  </m:ctrlPr>
                </m:sSubPr>
                <m:e>
                  <m:r>
                    <w:rPr>
                      <w:rFonts w:ascii="Cambria Math" w:hAnsi="Cambria Math"/>
                      <w:lang w:bidi="he-IL"/>
                    </w:rPr>
                    <m:t>W</m:t>
                  </m:r>
                </m:e>
                <m:sub>
                  <m:r>
                    <w:rPr>
                      <w:rFonts w:ascii="Cambria Math" w:hAnsi="Cambria Math"/>
                      <w:lang w:bidi="he-IL"/>
                    </w:rPr>
                    <m:t>T</m:t>
                  </m:r>
                </m:sub>
              </m:sSub>
            </m:den>
          </m:f>
          <m:r>
            <w:rPr>
              <w:rFonts w:ascii="Cambria Math" w:hAnsi="Cambria Math"/>
              <w:lang w:bidi="he-IL"/>
            </w:rPr>
            <m:t xml:space="preserve">=  0+ </m:t>
          </m:r>
          <m:f>
            <m:fPr>
              <m:ctrlPr>
                <w:rPr>
                  <w:rFonts w:ascii="Cambria Math" w:hAnsi="Cambria Math"/>
                  <w:i/>
                  <w:lang w:bidi="he-IL"/>
                </w:rPr>
              </m:ctrlPr>
            </m:fPr>
            <m:num>
              <m:r>
                <w:rPr>
                  <w:rFonts w:ascii="Cambria Math" w:hAnsi="Cambria Math"/>
                  <w:lang w:bidi="he-IL"/>
                </w:rPr>
                <m:t>1</m:t>
              </m:r>
            </m:num>
            <m:den>
              <m:sSub>
                <m:sSubPr>
                  <m:ctrlPr>
                    <w:rPr>
                      <w:rFonts w:ascii="Cambria Math" w:hAnsi="Cambria Math"/>
                      <w:i/>
                      <w:lang w:bidi="he-IL"/>
                    </w:rPr>
                  </m:ctrlPr>
                </m:sSubPr>
                <m:e>
                  <m:r>
                    <w:rPr>
                      <w:rFonts w:ascii="Cambria Math" w:hAnsi="Cambria Math"/>
                      <w:lang w:bidi="he-IL"/>
                    </w:rPr>
                    <m:t>W</m:t>
                  </m:r>
                </m:e>
                <m:sub>
                  <m:r>
                    <w:rPr>
                      <w:rFonts w:ascii="Cambria Math" w:hAnsi="Cambria Math"/>
                      <w:lang w:bidi="he-IL"/>
                    </w:rPr>
                    <m:t xml:space="preserve">A </m:t>
                  </m:r>
                </m:sub>
              </m:sSub>
              <m:r>
                <w:rPr>
                  <w:rFonts w:ascii="Cambria Math" w:hAnsi="Cambria Math"/>
                  <w:lang w:bidi="he-IL"/>
                </w:rPr>
                <m:t>+</m:t>
              </m:r>
              <m:sSub>
                <m:sSubPr>
                  <m:ctrlPr>
                    <w:rPr>
                      <w:rFonts w:ascii="Cambria Math" w:hAnsi="Cambria Math"/>
                      <w:i/>
                      <w:lang w:bidi="he-IL"/>
                    </w:rPr>
                  </m:ctrlPr>
                </m:sSubPr>
                <m:e>
                  <m:r>
                    <w:rPr>
                      <w:rFonts w:ascii="Cambria Math" w:hAnsi="Cambria Math"/>
                      <w:lang w:bidi="he-IL"/>
                    </w:rPr>
                    <m:t>W</m:t>
                  </m:r>
                </m:e>
                <m:sub>
                  <m:r>
                    <w:rPr>
                      <w:rFonts w:ascii="Cambria Math" w:hAnsi="Cambria Math"/>
                      <w:lang w:bidi="he-IL"/>
                    </w:rPr>
                    <m:t xml:space="preserve">B </m:t>
                  </m:r>
                </m:sub>
              </m:sSub>
            </m:den>
          </m:f>
          <m:r>
            <w:rPr>
              <w:rFonts w:ascii="Cambria Math" w:hAnsi="Cambria Math"/>
              <w:lang w:bidi="he-IL"/>
            </w:rPr>
            <m:t xml:space="preserve">= </m:t>
          </m:r>
          <m:f>
            <m:fPr>
              <m:ctrlPr>
                <w:rPr>
                  <w:rFonts w:ascii="Cambria Math" w:hAnsi="Cambria Math"/>
                  <w:i/>
                  <w:lang w:bidi="he-IL"/>
                </w:rPr>
              </m:ctrlPr>
            </m:fPr>
            <m:num>
              <m:r>
                <w:rPr>
                  <w:rFonts w:ascii="Cambria Math" w:hAnsi="Cambria Math"/>
                  <w:lang w:bidi="he-IL"/>
                </w:rPr>
                <m:t>1</m:t>
              </m:r>
            </m:num>
            <m:den>
              <m:r>
                <w:rPr>
                  <w:rFonts w:ascii="Cambria Math" w:hAnsi="Cambria Math"/>
                  <w:lang w:bidi="he-IL"/>
                </w:rPr>
                <m:t>3</m:t>
              </m:r>
            </m:den>
          </m:f>
          <m:r>
            <w:rPr>
              <w:rFonts w:ascii="Cambria Math" w:hAnsi="Cambria Math"/>
              <w:lang w:bidi="he-IL"/>
            </w:rPr>
            <m:t xml:space="preserve">  </m:t>
          </m:r>
        </m:oMath>
      </m:oMathPara>
    </w:p>
    <w:p w14:paraId="3734C5DE" w14:textId="2423EA74" w:rsidR="00537C31" w:rsidRPr="00F11BC9" w:rsidRDefault="00F11BC9" w:rsidP="00EE7A82">
      <w:pPr>
        <w:rPr>
          <w:rFonts w:eastAsiaTheme="minorEastAsia"/>
          <w:bCs/>
          <w:lang w:bidi="he-IL"/>
        </w:rPr>
      </w:pPr>
      <m:oMathPara>
        <m:oMathParaPr>
          <m:jc m:val="left"/>
        </m:oMathParaPr>
        <m:oMath>
          <m:r>
            <m:rPr>
              <m:sty m:val="bi"/>
            </m:rPr>
            <w:rPr>
              <w:rFonts w:ascii="Cambria Math" w:hAnsi="Cambria Math"/>
              <w:lang w:bidi="he-IL"/>
            </w:rPr>
            <m:t>F</m:t>
          </m:r>
          <m:d>
            <m:dPr>
              <m:ctrlPr>
                <w:rPr>
                  <w:rFonts w:ascii="Cambria Math" w:hAnsi="Cambria Math"/>
                  <w:b/>
                  <w:bCs/>
                  <w:i/>
                  <w:lang w:bidi="he-IL"/>
                </w:rPr>
              </m:ctrlPr>
            </m:dPr>
            <m:e>
              <m:r>
                <m:rPr>
                  <m:sty m:val="bi"/>
                </m:rPr>
                <w:rPr>
                  <w:rFonts w:ascii="Cambria Math" w:hAnsi="Cambria Math"/>
                  <w:lang w:bidi="he-IL"/>
                </w:rPr>
                <m:t>C,1</m:t>
              </m:r>
            </m:e>
          </m:d>
          <m:r>
            <w:rPr>
              <w:rFonts w:ascii="Cambria Math" w:hAnsi="Cambria Math"/>
              <w:lang w:bidi="he-IL"/>
            </w:rPr>
            <m:t>=R</m:t>
          </m:r>
          <m:d>
            <m:dPr>
              <m:ctrlPr>
                <w:rPr>
                  <w:rFonts w:ascii="Cambria Math" w:hAnsi="Cambria Math"/>
                  <w:i/>
                  <w:lang w:bidi="he-IL"/>
                </w:rPr>
              </m:ctrlPr>
            </m:dPr>
            <m:e>
              <m:r>
                <w:rPr>
                  <w:rFonts w:ascii="Cambria Math" w:hAnsi="Cambria Math"/>
                  <w:lang w:bidi="he-IL"/>
                </w:rPr>
                <m:t>1</m:t>
              </m:r>
            </m:e>
          </m:d>
          <m:r>
            <w:rPr>
              <w:rFonts w:ascii="Cambria Math" w:hAnsi="Cambria Math"/>
              <w:lang w:bidi="he-IL"/>
            </w:rPr>
            <m:t>+</m:t>
          </m:r>
          <m:f>
            <m:fPr>
              <m:ctrlPr>
                <w:rPr>
                  <w:rFonts w:ascii="Cambria Math" w:hAnsi="Cambria Math"/>
                  <w:i/>
                  <w:lang w:bidi="he-IL"/>
                </w:rPr>
              </m:ctrlPr>
            </m:fPr>
            <m:num>
              <m:r>
                <w:rPr>
                  <w:rFonts w:ascii="Cambria Math" w:hAnsi="Cambria Math"/>
                  <w:lang w:bidi="he-IL"/>
                </w:rPr>
                <m:t>P</m:t>
              </m:r>
              <m:d>
                <m:dPr>
                  <m:ctrlPr>
                    <w:rPr>
                      <w:rFonts w:ascii="Cambria Math" w:hAnsi="Cambria Math"/>
                      <w:i/>
                      <w:lang w:bidi="he-IL"/>
                    </w:rPr>
                  </m:ctrlPr>
                </m:dPr>
                <m:e>
                  <m:r>
                    <w:rPr>
                      <w:rFonts w:ascii="Cambria Math" w:hAnsi="Cambria Math"/>
                      <w:lang w:bidi="he-IL"/>
                    </w:rPr>
                    <m:t>C,1</m:t>
                  </m:r>
                </m:e>
              </m:d>
            </m:num>
            <m:den>
              <m:sSub>
                <m:sSubPr>
                  <m:ctrlPr>
                    <w:rPr>
                      <w:rFonts w:ascii="Cambria Math" w:hAnsi="Cambria Math"/>
                      <w:i/>
                      <w:lang w:bidi="he-IL"/>
                    </w:rPr>
                  </m:ctrlPr>
                </m:sSubPr>
                <m:e>
                  <m:r>
                    <w:rPr>
                      <w:rFonts w:ascii="Cambria Math" w:hAnsi="Cambria Math"/>
                      <w:lang w:bidi="he-IL"/>
                    </w:rPr>
                    <m:t>W</m:t>
                  </m:r>
                </m:e>
                <m:sub>
                  <m:r>
                    <w:rPr>
                      <w:rFonts w:ascii="Cambria Math" w:hAnsi="Cambria Math"/>
                      <w:lang w:bidi="he-IL"/>
                    </w:rPr>
                    <m:t>C</m:t>
                  </m:r>
                </m:sub>
              </m:sSub>
            </m:den>
          </m:f>
          <m:r>
            <w:rPr>
              <w:rFonts w:ascii="Cambria Math" w:hAnsi="Cambria Math"/>
              <w:lang w:bidi="he-IL"/>
            </w:rPr>
            <m:t xml:space="preserve">= </m:t>
          </m:r>
          <m:f>
            <m:fPr>
              <m:ctrlPr>
                <w:rPr>
                  <w:rFonts w:ascii="Cambria Math" w:hAnsi="Cambria Math"/>
                  <w:i/>
                  <w:lang w:bidi="he-IL"/>
                </w:rPr>
              </m:ctrlPr>
            </m:fPr>
            <m:num>
              <m:r>
                <w:rPr>
                  <w:rFonts w:ascii="Cambria Math" w:hAnsi="Cambria Math"/>
                  <w:lang w:bidi="he-IL"/>
                </w:rPr>
                <m:t>1</m:t>
              </m:r>
            </m:num>
            <m:den>
              <m:r>
                <w:rPr>
                  <w:rFonts w:ascii="Cambria Math" w:hAnsi="Cambria Math"/>
                  <w:lang w:bidi="he-IL"/>
                </w:rPr>
                <m:t>3</m:t>
              </m:r>
            </m:den>
          </m:f>
          <m:r>
            <w:rPr>
              <w:rFonts w:ascii="Cambria Math" w:hAnsi="Cambria Math"/>
              <w:lang w:bidi="he-IL"/>
            </w:rPr>
            <m:t xml:space="preserve">+ </m:t>
          </m:r>
          <m:f>
            <m:fPr>
              <m:ctrlPr>
                <w:rPr>
                  <w:rFonts w:ascii="Cambria Math" w:hAnsi="Cambria Math"/>
                  <w:i/>
                  <w:lang w:bidi="he-IL"/>
                </w:rPr>
              </m:ctrlPr>
            </m:fPr>
            <m:num>
              <m:r>
                <w:rPr>
                  <w:rFonts w:ascii="Cambria Math" w:hAnsi="Cambria Math"/>
                  <w:lang w:bidi="he-IL"/>
                </w:rPr>
                <m:t>3</m:t>
              </m:r>
            </m:num>
            <m:den>
              <m:r>
                <w:rPr>
                  <w:rFonts w:ascii="Cambria Math" w:hAnsi="Cambria Math"/>
                  <w:lang w:bidi="he-IL"/>
                </w:rPr>
                <m:t>3</m:t>
              </m:r>
            </m:den>
          </m:f>
          <m:r>
            <w:rPr>
              <w:rFonts w:ascii="Cambria Math" w:hAnsi="Cambria Math"/>
              <w:lang w:bidi="he-IL"/>
            </w:rPr>
            <m:t xml:space="preserve"> = </m:t>
          </m:r>
          <m:r>
            <m:rPr>
              <m:sty m:val="bi"/>
            </m:rPr>
            <w:rPr>
              <w:rFonts w:ascii="Cambria Math" w:hAnsi="Cambria Math"/>
              <w:lang w:bidi="he-IL"/>
            </w:rPr>
            <m:t xml:space="preserve">1 </m:t>
          </m:r>
          <m:f>
            <m:fPr>
              <m:ctrlPr>
                <w:rPr>
                  <w:rFonts w:ascii="Cambria Math" w:hAnsi="Cambria Math"/>
                  <w:b/>
                  <w:bCs/>
                  <w:i/>
                  <w:lang w:bidi="he-IL"/>
                </w:rPr>
              </m:ctrlPr>
            </m:fPr>
            <m:num>
              <m:r>
                <m:rPr>
                  <m:sty m:val="bi"/>
                </m:rPr>
                <w:rPr>
                  <w:rFonts w:ascii="Cambria Math" w:hAnsi="Cambria Math"/>
                  <w:lang w:bidi="he-IL"/>
                </w:rPr>
                <m:t>1</m:t>
              </m:r>
            </m:num>
            <m:den>
              <m:r>
                <m:rPr>
                  <m:sty m:val="bi"/>
                </m:rPr>
                <w:rPr>
                  <w:rFonts w:ascii="Cambria Math" w:hAnsi="Cambria Math"/>
                  <w:lang w:bidi="he-IL"/>
                </w:rPr>
                <m:t>3</m:t>
              </m:r>
            </m:den>
          </m:f>
        </m:oMath>
      </m:oMathPara>
    </w:p>
    <w:p w14:paraId="33803762" w14:textId="7EBBE26B" w:rsidR="00EE7A82" w:rsidRPr="00F11BC9" w:rsidRDefault="00F11BC9" w:rsidP="00F11BC9">
      <w:pPr>
        <w:rPr>
          <w:rFonts w:eastAsiaTheme="minorEastAsia"/>
          <w:b/>
          <w:bCs/>
          <w:lang w:bidi="he-IL"/>
        </w:rPr>
      </w:pPr>
      <m:oMathPara>
        <m:oMathParaPr>
          <m:jc m:val="left"/>
        </m:oMathParaPr>
        <m:oMath>
          <m:r>
            <m:rPr>
              <m:sty m:val="bi"/>
            </m:rPr>
            <w:rPr>
              <w:rFonts w:ascii="Cambria Math" w:hAnsi="Cambria Math"/>
              <w:lang w:bidi="he-IL"/>
            </w:rPr>
            <m:t>F</m:t>
          </m:r>
          <m:d>
            <m:dPr>
              <m:ctrlPr>
                <w:rPr>
                  <w:rFonts w:ascii="Cambria Math" w:hAnsi="Cambria Math"/>
                  <w:b/>
                  <w:bCs/>
                  <w:i/>
                  <w:lang w:bidi="he-IL"/>
                </w:rPr>
              </m:ctrlPr>
            </m:dPr>
            <m:e>
              <m:r>
                <m:rPr>
                  <m:sty m:val="bi"/>
                </m:rPr>
                <w:rPr>
                  <w:rFonts w:ascii="Cambria Math" w:hAnsi="Cambria Math"/>
                  <w:lang w:bidi="he-IL"/>
                </w:rPr>
                <m:t>A,2</m:t>
              </m:r>
            </m:e>
          </m:d>
          <m:r>
            <w:rPr>
              <w:rFonts w:ascii="Cambria Math" w:hAnsi="Cambria Math"/>
              <w:lang w:bidi="he-IL"/>
            </w:rPr>
            <m:t>=F</m:t>
          </m:r>
          <m:d>
            <m:dPr>
              <m:ctrlPr>
                <w:rPr>
                  <w:rFonts w:ascii="Cambria Math" w:hAnsi="Cambria Math"/>
                  <w:i/>
                  <w:lang w:bidi="he-IL"/>
                </w:rPr>
              </m:ctrlPr>
            </m:dPr>
            <m:e>
              <m:r>
                <w:rPr>
                  <w:rFonts w:ascii="Cambria Math" w:hAnsi="Cambria Math"/>
                  <w:lang w:bidi="he-IL"/>
                </w:rPr>
                <m:t>A,1</m:t>
              </m:r>
            </m:e>
          </m:d>
          <m:r>
            <w:rPr>
              <w:rFonts w:ascii="Cambria Math" w:hAnsi="Cambria Math"/>
              <w:lang w:bidi="he-IL"/>
            </w:rPr>
            <m:t>+</m:t>
          </m:r>
          <m:f>
            <m:fPr>
              <m:ctrlPr>
                <w:rPr>
                  <w:rFonts w:ascii="Cambria Math" w:hAnsi="Cambria Math"/>
                  <w:i/>
                  <w:lang w:bidi="he-IL"/>
                </w:rPr>
              </m:ctrlPr>
            </m:fPr>
            <m:num>
              <m:r>
                <w:rPr>
                  <w:rFonts w:ascii="Cambria Math" w:hAnsi="Cambria Math"/>
                  <w:lang w:bidi="he-IL"/>
                </w:rPr>
                <m:t>P(A,2)</m:t>
              </m:r>
            </m:num>
            <m:den>
              <m:sSub>
                <m:sSubPr>
                  <m:ctrlPr>
                    <w:rPr>
                      <w:rFonts w:ascii="Cambria Math" w:hAnsi="Cambria Math"/>
                      <w:i/>
                      <w:lang w:bidi="he-IL"/>
                    </w:rPr>
                  </m:ctrlPr>
                </m:sSubPr>
                <m:e>
                  <m:r>
                    <w:rPr>
                      <w:rFonts w:ascii="Cambria Math" w:hAnsi="Cambria Math"/>
                      <w:lang w:bidi="he-IL"/>
                    </w:rPr>
                    <m:t>W</m:t>
                  </m:r>
                </m:e>
                <m:sub>
                  <m:r>
                    <w:rPr>
                      <w:rFonts w:ascii="Cambria Math" w:hAnsi="Cambria Math"/>
                      <w:lang w:bidi="he-IL"/>
                    </w:rPr>
                    <m:t>A</m:t>
                  </m:r>
                </m:sub>
              </m:sSub>
            </m:den>
          </m:f>
          <m:r>
            <w:rPr>
              <w:rFonts w:ascii="Cambria Math" w:hAnsi="Cambria Math"/>
              <w:lang w:bidi="he-IL"/>
            </w:rPr>
            <m:t xml:space="preserve">= </m:t>
          </m:r>
          <m:f>
            <m:fPr>
              <m:ctrlPr>
                <w:rPr>
                  <w:rFonts w:ascii="Cambria Math" w:hAnsi="Cambria Math"/>
                  <w:i/>
                  <w:lang w:bidi="he-IL"/>
                </w:rPr>
              </m:ctrlPr>
            </m:fPr>
            <m:num>
              <m:r>
                <w:rPr>
                  <w:rFonts w:ascii="Cambria Math" w:hAnsi="Cambria Math"/>
                  <w:lang w:bidi="he-IL"/>
                </w:rPr>
                <m:t>1</m:t>
              </m:r>
            </m:num>
            <m:den>
              <m:r>
                <w:rPr>
                  <w:rFonts w:ascii="Cambria Math" w:hAnsi="Cambria Math"/>
                  <w:lang w:bidi="he-IL"/>
                </w:rPr>
                <m:t>2</m:t>
              </m:r>
            </m:den>
          </m:f>
          <m:r>
            <w:rPr>
              <w:rFonts w:ascii="Cambria Math" w:hAnsi="Cambria Math"/>
              <w:lang w:bidi="he-IL"/>
            </w:rPr>
            <m:t xml:space="preserve">+ </m:t>
          </m:r>
          <m:f>
            <m:fPr>
              <m:ctrlPr>
                <w:rPr>
                  <w:rFonts w:ascii="Cambria Math" w:hAnsi="Cambria Math"/>
                  <w:bCs/>
                  <w:i/>
                  <w:lang w:bidi="he-IL"/>
                </w:rPr>
              </m:ctrlPr>
            </m:fPr>
            <m:num>
              <m:r>
                <w:rPr>
                  <w:rFonts w:ascii="Cambria Math" w:hAnsi="Cambria Math"/>
                  <w:lang w:bidi="he-IL"/>
                </w:rPr>
                <m:t>1</m:t>
              </m:r>
            </m:num>
            <m:den>
              <m:r>
                <w:rPr>
                  <w:rFonts w:ascii="Cambria Math" w:hAnsi="Cambria Math"/>
                  <w:lang w:bidi="he-IL"/>
                </w:rPr>
                <m:t>2</m:t>
              </m:r>
            </m:den>
          </m:f>
          <m:r>
            <w:rPr>
              <w:rFonts w:ascii="Cambria Math" w:hAnsi="Cambria Math"/>
              <w:lang w:bidi="he-IL"/>
            </w:rPr>
            <m:t xml:space="preserve"> = </m:t>
          </m:r>
          <m:r>
            <m:rPr>
              <m:sty m:val="bi"/>
            </m:rPr>
            <w:rPr>
              <w:rFonts w:ascii="Cambria Math" w:hAnsi="Cambria Math"/>
              <w:lang w:bidi="he-IL"/>
            </w:rPr>
            <m:t>1</m:t>
          </m:r>
        </m:oMath>
      </m:oMathPara>
    </w:p>
    <w:p w14:paraId="08EA2B78" w14:textId="77777777" w:rsidR="00F11BC9" w:rsidRPr="00F11BC9" w:rsidRDefault="00F11BC9" w:rsidP="00F11BC9">
      <w:pPr>
        <w:rPr>
          <w:rFonts w:eastAsiaTheme="minorEastAsia"/>
          <w:lang w:bidi="he-IL"/>
        </w:rPr>
      </w:pPr>
    </w:p>
    <w:p w14:paraId="07267447" w14:textId="6FC1F409" w:rsidR="00F11BC9" w:rsidRPr="00EE7A82" w:rsidRDefault="00F11BC9" w:rsidP="00F11BC9">
      <w:pPr>
        <w:rPr>
          <w:rFonts w:eastAsiaTheme="minorEastAsia"/>
          <w:lang w:bidi="he-IL"/>
        </w:rPr>
      </w:pPr>
      <m:oMathPara>
        <m:oMathParaPr>
          <m:jc m:val="left"/>
        </m:oMathParaPr>
        <m:oMath>
          <m:r>
            <m:rPr>
              <m:sty m:val="bi"/>
            </m:rPr>
            <w:rPr>
              <w:rFonts w:ascii="Cambria Math" w:hAnsi="Cambria Math"/>
              <w:lang w:bidi="he-IL"/>
            </w:rPr>
            <m:t>F</m:t>
          </m:r>
          <m:d>
            <m:dPr>
              <m:ctrlPr>
                <w:rPr>
                  <w:rFonts w:ascii="Cambria Math" w:hAnsi="Cambria Math"/>
                  <w:b/>
                  <w:bCs/>
                  <w:i/>
                  <w:lang w:bidi="he-IL"/>
                </w:rPr>
              </m:ctrlPr>
            </m:dPr>
            <m:e>
              <m:r>
                <m:rPr>
                  <m:sty m:val="bi"/>
                </m:rPr>
                <w:rPr>
                  <w:rFonts w:ascii="Cambria Math" w:hAnsi="Cambria Math"/>
                  <w:lang w:bidi="he-IL"/>
                </w:rPr>
                <m:t>B,2</m:t>
              </m:r>
            </m:e>
          </m:d>
          <m:r>
            <w:rPr>
              <w:rFonts w:ascii="Cambria Math" w:hAnsi="Cambria Math"/>
              <w:lang w:bidi="he-IL"/>
            </w:rPr>
            <m:t>=F</m:t>
          </m:r>
          <m:d>
            <m:dPr>
              <m:ctrlPr>
                <w:rPr>
                  <w:rFonts w:ascii="Cambria Math" w:hAnsi="Cambria Math"/>
                  <w:i/>
                  <w:lang w:bidi="he-IL"/>
                </w:rPr>
              </m:ctrlPr>
            </m:dPr>
            <m:e>
              <m:r>
                <w:rPr>
                  <w:rFonts w:ascii="Cambria Math" w:hAnsi="Cambria Math"/>
                  <w:lang w:bidi="he-IL"/>
                </w:rPr>
                <m:t>B,1</m:t>
              </m:r>
            </m:e>
          </m:d>
          <m:r>
            <w:rPr>
              <w:rFonts w:ascii="Cambria Math" w:hAnsi="Cambria Math"/>
              <w:lang w:bidi="he-IL"/>
            </w:rPr>
            <m:t>+</m:t>
          </m:r>
          <m:f>
            <m:fPr>
              <m:ctrlPr>
                <w:rPr>
                  <w:rFonts w:ascii="Cambria Math" w:hAnsi="Cambria Math"/>
                  <w:i/>
                  <w:lang w:bidi="he-IL"/>
                </w:rPr>
              </m:ctrlPr>
            </m:fPr>
            <m:num>
              <m:r>
                <w:rPr>
                  <w:rFonts w:ascii="Cambria Math" w:hAnsi="Cambria Math"/>
                  <w:lang w:bidi="he-IL"/>
                </w:rPr>
                <m:t>P(B,2)</m:t>
              </m:r>
            </m:num>
            <m:den>
              <m:sSub>
                <m:sSubPr>
                  <m:ctrlPr>
                    <w:rPr>
                      <w:rFonts w:ascii="Cambria Math" w:hAnsi="Cambria Math"/>
                      <w:i/>
                      <w:lang w:bidi="he-IL"/>
                    </w:rPr>
                  </m:ctrlPr>
                </m:sSubPr>
                <m:e>
                  <m:r>
                    <w:rPr>
                      <w:rFonts w:ascii="Cambria Math" w:hAnsi="Cambria Math"/>
                      <w:lang w:bidi="he-IL"/>
                    </w:rPr>
                    <m:t>W</m:t>
                  </m:r>
                </m:e>
                <m:sub>
                  <m:r>
                    <w:rPr>
                      <w:rFonts w:ascii="Cambria Math" w:hAnsi="Cambria Math"/>
                      <w:lang w:bidi="he-IL"/>
                    </w:rPr>
                    <m:t>B</m:t>
                  </m:r>
                </m:sub>
              </m:sSub>
            </m:den>
          </m:f>
          <m:r>
            <w:rPr>
              <w:rFonts w:ascii="Cambria Math" w:hAnsi="Cambria Math"/>
              <w:lang w:bidi="he-IL"/>
            </w:rPr>
            <m:t xml:space="preserve">= 6+ </m:t>
          </m:r>
          <m:f>
            <m:fPr>
              <m:ctrlPr>
                <w:rPr>
                  <w:rFonts w:ascii="Cambria Math" w:hAnsi="Cambria Math"/>
                  <w:bCs/>
                  <w:i/>
                  <w:lang w:bidi="he-IL"/>
                </w:rPr>
              </m:ctrlPr>
            </m:fPr>
            <m:num>
              <m:r>
                <w:rPr>
                  <w:rFonts w:ascii="Cambria Math" w:hAnsi="Cambria Math"/>
                  <w:lang w:bidi="he-IL"/>
                </w:rPr>
                <m:t>5</m:t>
              </m:r>
            </m:num>
            <m:den>
              <m:r>
                <w:rPr>
                  <w:rFonts w:ascii="Cambria Math" w:hAnsi="Cambria Math"/>
                  <w:lang w:bidi="he-IL"/>
                </w:rPr>
                <m:t>1</m:t>
              </m:r>
            </m:den>
          </m:f>
          <m:r>
            <w:rPr>
              <w:rFonts w:ascii="Cambria Math" w:hAnsi="Cambria Math"/>
              <w:lang w:bidi="he-IL"/>
            </w:rPr>
            <m:t xml:space="preserve"> = </m:t>
          </m:r>
          <m:r>
            <m:rPr>
              <m:sty m:val="bi"/>
            </m:rPr>
            <w:rPr>
              <w:rFonts w:ascii="Cambria Math" w:hAnsi="Cambria Math"/>
              <w:lang w:bidi="he-IL"/>
            </w:rPr>
            <m:t>11</m:t>
          </m:r>
        </m:oMath>
      </m:oMathPara>
    </w:p>
    <w:p w14:paraId="0810B17A" w14:textId="1BC60EE0" w:rsidR="00537C31" w:rsidRPr="0061059F" w:rsidRDefault="00F11BC9" w:rsidP="00F11BC9">
      <w:pPr>
        <w:bidi/>
        <w:rPr>
          <w:szCs w:val="22"/>
          <w:rtl/>
          <w:lang w:bidi="he-IL"/>
        </w:rPr>
      </w:pPr>
      <w:r w:rsidRPr="0061059F">
        <w:rPr>
          <w:rFonts w:hint="cs"/>
          <w:szCs w:val="22"/>
          <w:rtl/>
          <w:lang w:bidi="he-IL"/>
        </w:rPr>
        <w:t>סדר השליחה יקבע לפי ה-</w:t>
      </w:r>
      <w:r w:rsidRPr="0061059F">
        <w:rPr>
          <w:rFonts w:hint="cs"/>
          <w:szCs w:val="22"/>
          <w:lang w:bidi="he-IL"/>
        </w:rPr>
        <w:t>F</w:t>
      </w:r>
      <w:r w:rsidRPr="0061059F">
        <w:rPr>
          <w:rFonts w:hint="cs"/>
          <w:szCs w:val="22"/>
          <w:rtl/>
          <w:lang w:bidi="he-IL"/>
        </w:rPr>
        <w:t xml:space="preserve"> הקטן ביותר.</w:t>
      </w:r>
    </w:p>
    <w:p w14:paraId="18357707" w14:textId="10FE9A01" w:rsidR="00F11BC9" w:rsidRPr="0061059F" w:rsidRDefault="00AF01EF" w:rsidP="00F11BC9">
      <w:pPr>
        <w:bidi/>
        <w:rPr>
          <w:szCs w:val="22"/>
          <w:rtl/>
          <w:lang w:bidi="he-IL"/>
        </w:rPr>
      </w:pPr>
      <w:r>
        <w:rPr>
          <w:rFonts w:hint="cs"/>
          <w:szCs w:val="22"/>
          <w:rtl/>
          <w:lang w:bidi="he-IL"/>
        </w:rPr>
        <w:t xml:space="preserve">בזמן </w:t>
      </w:r>
      <w:r w:rsidRPr="00AF01EF">
        <w:rPr>
          <w:b/>
          <w:bCs/>
          <w:szCs w:val="22"/>
          <w:lang w:bidi="he-IL"/>
        </w:rPr>
        <w:t>t=0</w:t>
      </w:r>
      <w:r>
        <w:rPr>
          <w:rFonts w:hint="cs"/>
          <w:szCs w:val="22"/>
          <w:rtl/>
          <w:lang w:bidi="he-IL"/>
        </w:rPr>
        <w:t xml:space="preserve">, </w:t>
      </w:r>
      <w:r w:rsidR="00F11BC9" w:rsidRPr="0061059F">
        <w:rPr>
          <w:rFonts w:hint="cs"/>
          <w:szCs w:val="22"/>
          <w:rtl/>
          <w:lang w:bidi="he-IL"/>
        </w:rPr>
        <w:t>נשלח את הפקטה הראשונה ב-</w:t>
      </w:r>
      <w:r w:rsidR="00F11BC9" w:rsidRPr="0061059F">
        <w:rPr>
          <w:rFonts w:hint="cs"/>
          <w:szCs w:val="22"/>
          <w:lang w:bidi="he-IL"/>
        </w:rPr>
        <w:t>A</w:t>
      </w:r>
      <w:r w:rsidR="00F11BC9" w:rsidRPr="0061059F">
        <w:rPr>
          <w:rFonts w:hint="cs"/>
          <w:szCs w:val="22"/>
          <w:rtl/>
          <w:lang w:bidi="he-IL"/>
        </w:rPr>
        <w:t>, גודלה 1, ולכן יקח יחידת זמן אחת.</w:t>
      </w:r>
      <w:r w:rsidR="00F11BC9" w:rsidRPr="0061059F">
        <w:rPr>
          <w:szCs w:val="22"/>
          <w:rtl/>
          <w:lang w:bidi="he-IL"/>
        </w:rPr>
        <w:br/>
      </w:r>
      <w:r w:rsidR="00F11BC9" w:rsidRPr="0061059F">
        <w:rPr>
          <w:rFonts w:hint="cs"/>
          <w:szCs w:val="22"/>
          <w:rtl/>
          <w:lang w:bidi="he-IL"/>
        </w:rPr>
        <w:t xml:space="preserve">בזמן </w:t>
      </w:r>
      <w:r w:rsidR="00F11BC9" w:rsidRPr="0061059F">
        <w:rPr>
          <w:b/>
          <w:bCs/>
          <w:szCs w:val="22"/>
          <w:lang w:bidi="he-IL"/>
        </w:rPr>
        <w:t>t=1</w:t>
      </w:r>
      <w:r w:rsidR="00F11BC9" w:rsidRPr="0061059F">
        <w:rPr>
          <w:rFonts w:hint="cs"/>
          <w:szCs w:val="22"/>
          <w:rtl/>
          <w:lang w:bidi="he-IL"/>
        </w:rPr>
        <w:t xml:space="preserve">, הפקטות ש ל </w:t>
      </w:r>
      <w:r w:rsidR="00F11BC9" w:rsidRPr="0061059F">
        <w:rPr>
          <w:rFonts w:hint="cs"/>
          <w:szCs w:val="22"/>
          <w:lang w:bidi="he-IL"/>
        </w:rPr>
        <w:t>A</w:t>
      </w:r>
      <w:r w:rsidR="00F11BC9" w:rsidRPr="0061059F">
        <w:rPr>
          <w:rFonts w:hint="cs"/>
          <w:szCs w:val="22"/>
          <w:rtl/>
          <w:lang w:bidi="he-IL"/>
        </w:rPr>
        <w:t xml:space="preserve"> ו-</w:t>
      </w:r>
      <w:r w:rsidR="00F11BC9" w:rsidRPr="0061059F">
        <w:rPr>
          <w:rFonts w:hint="cs"/>
          <w:szCs w:val="22"/>
          <w:lang w:bidi="he-IL"/>
        </w:rPr>
        <w:t>C</w:t>
      </w:r>
      <w:r w:rsidR="00F11BC9" w:rsidRPr="0061059F">
        <w:rPr>
          <w:rFonts w:hint="cs"/>
          <w:szCs w:val="22"/>
          <w:rtl/>
          <w:lang w:bidi="he-IL"/>
        </w:rPr>
        <w:t xml:space="preserve"> כבר הגיעו. הפקטה ב-</w:t>
      </w:r>
      <w:r w:rsidR="00F11BC9" w:rsidRPr="0061059F">
        <w:rPr>
          <w:rFonts w:hint="cs"/>
          <w:szCs w:val="22"/>
          <w:lang w:bidi="he-IL"/>
        </w:rPr>
        <w:t>A</w:t>
      </w:r>
      <w:r w:rsidR="00F11BC9" w:rsidRPr="0061059F">
        <w:rPr>
          <w:rFonts w:hint="cs"/>
          <w:szCs w:val="22"/>
          <w:rtl/>
          <w:lang w:bidi="he-IL"/>
        </w:rPr>
        <w:t xml:space="preserve"> היא בעלת </w:t>
      </w:r>
      <w:r w:rsidR="00F11BC9" w:rsidRPr="0061059F">
        <w:rPr>
          <w:rFonts w:hint="cs"/>
          <w:szCs w:val="22"/>
          <w:lang w:bidi="he-IL"/>
        </w:rPr>
        <w:t>F</w:t>
      </w:r>
      <w:r w:rsidR="00F11BC9" w:rsidRPr="0061059F">
        <w:rPr>
          <w:rFonts w:hint="cs"/>
          <w:szCs w:val="22"/>
          <w:rtl/>
          <w:lang w:bidi="he-IL"/>
        </w:rPr>
        <w:t xml:space="preserve"> הקטן ביותר לכן נשלח אותה שוב. גודלה 1 ולכן יקח יחידת זמן אחת.</w:t>
      </w:r>
    </w:p>
    <w:p w14:paraId="6C8D7865" w14:textId="58B07C16" w:rsidR="00F11BC9" w:rsidRPr="0061059F" w:rsidRDefault="00F11BC9" w:rsidP="0099157A">
      <w:pPr>
        <w:bidi/>
        <w:rPr>
          <w:szCs w:val="22"/>
          <w:rtl/>
          <w:lang w:bidi="he-IL"/>
        </w:rPr>
      </w:pPr>
      <w:r w:rsidRPr="0061059F">
        <w:rPr>
          <w:rFonts w:hint="cs"/>
          <w:szCs w:val="22"/>
          <w:rtl/>
          <w:lang w:bidi="he-IL"/>
        </w:rPr>
        <w:t xml:space="preserve">בזמן </w:t>
      </w:r>
      <w:r w:rsidRPr="0061059F">
        <w:rPr>
          <w:b/>
          <w:bCs/>
          <w:szCs w:val="22"/>
          <w:lang w:bidi="he-IL"/>
        </w:rPr>
        <w:t>t=2</w:t>
      </w:r>
      <w:r w:rsidRPr="0061059F">
        <w:rPr>
          <w:rFonts w:hint="cs"/>
          <w:szCs w:val="22"/>
          <w:rtl/>
          <w:lang w:bidi="he-IL"/>
        </w:rPr>
        <w:t xml:space="preserve">, הפקטה של </w:t>
      </w:r>
      <w:r w:rsidRPr="0061059F">
        <w:rPr>
          <w:rFonts w:hint="cs"/>
          <w:szCs w:val="22"/>
          <w:lang w:bidi="he-IL"/>
        </w:rPr>
        <w:t>B</w:t>
      </w:r>
      <w:r w:rsidRPr="0061059F">
        <w:rPr>
          <w:rFonts w:hint="cs"/>
          <w:szCs w:val="22"/>
          <w:rtl/>
          <w:lang w:bidi="he-IL"/>
        </w:rPr>
        <w:t xml:space="preserve"> הגיע. ה</w:t>
      </w:r>
      <w:r w:rsidRPr="0061059F">
        <w:rPr>
          <w:rFonts w:hint="cs"/>
          <w:szCs w:val="22"/>
          <w:lang w:bidi="he-IL"/>
        </w:rPr>
        <w:t>F</w:t>
      </w:r>
      <w:r w:rsidRPr="0061059F">
        <w:rPr>
          <w:rFonts w:hint="cs"/>
          <w:szCs w:val="22"/>
          <w:rtl/>
          <w:lang w:bidi="he-IL"/>
        </w:rPr>
        <w:t xml:space="preserve"> הקטן ביותר כעת הוא של </w:t>
      </w:r>
      <w:r w:rsidRPr="0061059F">
        <w:rPr>
          <w:rFonts w:hint="cs"/>
          <w:szCs w:val="22"/>
          <w:lang w:bidi="he-IL"/>
        </w:rPr>
        <w:t>C</w:t>
      </w:r>
      <w:r w:rsidRPr="0061059F">
        <w:rPr>
          <w:rFonts w:hint="cs"/>
          <w:szCs w:val="22"/>
          <w:rtl/>
          <w:lang w:bidi="he-IL"/>
        </w:rPr>
        <w:t>, לכן נשלח אותו.</w:t>
      </w:r>
      <w:r w:rsidRPr="0061059F">
        <w:rPr>
          <w:szCs w:val="22"/>
          <w:rtl/>
          <w:lang w:bidi="he-IL"/>
        </w:rPr>
        <w:br/>
      </w:r>
      <w:r w:rsidRPr="0061059F">
        <w:rPr>
          <w:rFonts w:hint="cs"/>
          <w:szCs w:val="22"/>
          <w:rtl/>
          <w:lang w:bidi="he-IL"/>
        </w:rPr>
        <w:t xml:space="preserve">גודלה 3 ולכן </w:t>
      </w:r>
      <w:r w:rsidR="0099157A" w:rsidRPr="0061059F">
        <w:rPr>
          <w:rFonts w:hint="cs"/>
          <w:szCs w:val="22"/>
          <w:rtl/>
          <w:lang w:bidi="he-IL"/>
        </w:rPr>
        <w:t>נסיי</w:t>
      </w:r>
      <w:r w:rsidR="0099157A">
        <w:rPr>
          <w:rFonts w:hint="cs"/>
          <w:szCs w:val="22"/>
          <w:rtl/>
          <w:lang w:bidi="he-IL"/>
        </w:rPr>
        <w:t>ם</w:t>
      </w:r>
      <w:r w:rsidR="0099157A" w:rsidRPr="0061059F">
        <w:rPr>
          <w:rFonts w:hint="cs"/>
          <w:szCs w:val="22"/>
          <w:rtl/>
          <w:lang w:bidi="he-IL"/>
        </w:rPr>
        <w:t xml:space="preserve"> </w:t>
      </w:r>
      <w:r w:rsidRPr="0061059F">
        <w:rPr>
          <w:rFonts w:hint="cs"/>
          <w:szCs w:val="22"/>
          <w:rtl/>
          <w:lang w:bidi="he-IL"/>
        </w:rPr>
        <w:t xml:space="preserve">בזמן </w:t>
      </w:r>
      <w:r w:rsidRPr="0061059F">
        <w:rPr>
          <w:b/>
          <w:bCs/>
          <w:szCs w:val="22"/>
          <w:lang w:bidi="he-IL"/>
        </w:rPr>
        <w:t>t=5</w:t>
      </w:r>
      <w:r w:rsidRPr="0061059F">
        <w:rPr>
          <w:rFonts w:hint="cs"/>
          <w:b/>
          <w:bCs/>
          <w:szCs w:val="22"/>
          <w:rtl/>
          <w:lang w:bidi="he-IL"/>
        </w:rPr>
        <w:t>.</w:t>
      </w:r>
    </w:p>
    <w:p w14:paraId="54EC6C85" w14:textId="05954BFC" w:rsidR="00F11BC9" w:rsidRPr="0061059F" w:rsidRDefault="00F11BC9" w:rsidP="00F11BC9">
      <w:pPr>
        <w:bidi/>
        <w:rPr>
          <w:szCs w:val="22"/>
          <w:rtl/>
          <w:lang w:bidi="he-IL"/>
        </w:rPr>
      </w:pPr>
      <w:r w:rsidRPr="0061059F">
        <w:rPr>
          <w:rFonts w:hint="cs"/>
          <w:szCs w:val="22"/>
          <w:rtl/>
          <w:lang w:bidi="he-IL"/>
        </w:rPr>
        <w:t>לא מגיעות עוד פקטות לכן השליחות הבאות יהיו של הפקטות ב-</w:t>
      </w:r>
      <w:r w:rsidRPr="0061059F">
        <w:rPr>
          <w:rFonts w:hint="cs"/>
          <w:szCs w:val="22"/>
          <w:lang w:bidi="he-IL"/>
        </w:rPr>
        <w:t>B</w:t>
      </w:r>
      <w:r w:rsidRPr="0061059F">
        <w:rPr>
          <w:rFonts w:hint="cs"/>
          <w:szCs w:val="22"/>
          <w:rtl/>
          <w:lang w:bidi="he-IL"/>
        </w:rPr>
        <w:t>, גודלן 6 ו-5</w:t>
      </w:r>
      <w:r w:rsidR="00381229">
        <w:rPr>
          <w:rFonts w:hint="cs"/>
          <w:szCs w:val="22"/>
          <w:rtl/>
          <w:lang w:bidi="he-IL"/>
        </w:rPr>
        <w:t>,</w:t>
      </w:r>
    </w:p>
    <w:p w14:paraId="5755E446" w14:textId="4B90BCEA" w:rsidR="00F11BC9" w:rsidRPr="0061059F" w:rsidRDefault="00F11BC9" w:rsidP="004D2F22">
      <w:pPr>
        <w:bidi/>
        <w:rPr>
          <w:szCs w:val="22"/>
          <w:rtl/>
          <w:lang w:bidi="he-IL"/>
        </w:rPr>
      </w:pPr>
      <w:r w:rsidRPr="0061059F">
        <w:rPr>
          <w:rFonts w:hint="cs"/>
          <w:szCs w:val="22"/>
          <w:rtl/>
          <w:lang w:bidi="he-IL"/>
        </w:rPr>
        <w:t xml:space="preserve">ולכן בזמן </w:t>
      </w:r>
      <w:r w:rsidRPr="0061059F">
        <w:rPr>
          <w:b/>
          <w:bCs/>
          <w:szCs w:val="22"/>
          <w:lang w:bidi="he-IL"/>
        </w:rPr>
        <w:t>t=16</w:t>
      </w:r>
      <w:r w:rsidRPr="0061059F">
        <w:rPr>
          <w:rFonts w:hint="cs"/>
          <w:szCs w:val="22"/>
          <w:rtl/>
          <w:lang w:bidi="he-IL"/>
        </w:rPr>
        <w:t xml:space="preserve"> </w:t>
      </w:r>
      <w:r w:rsidR="00AF01EF" w:rsidRPr="0061059F">
        <w:rPr>
          <w:rFonts w:eastAsiaTheme="minorEastAsia" w:hint="cs"/>
          <w:szCs w:val="22"/>
          <w:rtl/>
          <w:lang w:bidi="he-IL"/>
        </w:rPr>
        <w:t xml:space="preserve">סיימנו </w:t>
      </w:r>
      <w:r w:rsidR="00AF01EF">
        <w:rPr>
          <w:rFonts w:hint="cs"/>
          <w:szCs w:val="22"/>
          <w:rtl/>
          <w:lang w:bidi="he-IL"/>
        </w:rPr>
        <w:t xml:space="preserve">את שליחת </w:t>
      </w:r>
      <w:r w:rsidR="00381229">
        <w:rPr>
          <w:rFonts w:hint="cs"/>
          <w:szCs w:val="22"/>
          <w:rtl/>
          <w:lang w:bidi="he-IL"/>
        </w:rPr>
        <w:t xml:space="preserve">כל </w:t>
      </w:r>
      <w:r w:rsidR="00AF01EF">
        <w:rPr>
          <w:rFonts w:hint="cs"/>
          <w:szCs w:val="22"/>
          <w:rtl/>
          <w:lang w:bidi="he-IL"/>
        </w:rPr>
        <w:t>הפקטות.</w:t>
      </w:r>
    </w:p>
    <w:p w14:paraId="70BAABAA" w14:textId="77777777" w:rsidR="00B7365B" w:rsidRDefault="00B7365B" w:rsidP="00E46BD5">
      <w:pPr>
        <w:pStyle w:val="Heading3"/>
        <w:bidi/>
        <w:rPr>
          <w:lang w:bidi="he-IL"/>
        </w:rPr>
      </w:pPr>
    </w:p>
    <w:p w14:paraId="327FD797" w14:textId="5D231713" w:rsidR="00E46BD5" w:rsidRPr="00B7365B" w:rsidRDefault="006E655F" w:rsidP="00B7365B">
      <w:pPr>
        <w:pStyle w:val="Heading3"/>
        <w:bidi/>
        <w:rPr>
          <w:lang w:bidi="he-IL"/>
        </w:rPr>
      </w:pPr>
      <m:oMathPara>
        <m:oMathParaPr>
          <m:jc m:val="right"/>
        </m:oMathParaPr>
        <m:oMath>
          <m:sSup>
            <m:sSupPr>
              <m:ctrlPr>
                <w:rPr>
                  <w:rFonts w:ascii="Cambria Math" w:hAnsi="Cambria Math"/>
                  <w:i/>
                  <w:lang w:bidi="he-IL"/>
                </w:rPr>
              </m:ctrlPr>
            </m:sSupPr>
            <m:e>
              <m:r>
                <m:rPr>
                  <m:sty m:val="p"/>
                </m:rPr>
                <w:rPr>
                  <w:rFonts w:ascii="Cambria Math" w:hAnsi="Cambria Math"/>
                  <w:lang w:bidi="he-IL"/>
                </w:rPr>
                <m:t>WF</m:t>
              </m:r>
            </m:e>
            <m:sup>
              <m:r>
                <w:rPr>
                  <w:rFonts w:ascii="Cambria Math" w:hAnsi="Cambria Math"/>
                  <w:lang w:bidi="he-IL"/>
                </w:rPr>
                <m:t>2</m:t>
              </m:r>
            </m:sup>
          </m:sSup>
          <m:r>
            <w:rPr>
              <w:rFonts w:ascii="Cambria Math" w:hAnsi="Cambria Math"/>
              <w:lang w:bidi="he-IL"/>
            </w:rPr>
            <m:t>Q</m:t>
          </m:r>
        </m:oMath>
      </m:oMathPara>
    </w:p>
    <w:p w14:paraId="53530860" w14:textId="136272D6" w:rsidR="00AF01EF" w:rsidRDefault="00AF01EF" w:rsidP="00AF01EF">
      <w:pPr>
        <w:bidi/>
        <w:rPr>
          <w:szCs w:val="22"/>
          <w:rtl/>
          <w:lang w:bidi="he-IL"/>
        </w:rPr>
      </w:pPr>
    </w:p>
    <w:p w14:paraId="42DC2E3E" w14:textId="0CC68D01" w:rsidR="00AF01EF" w:rsidRDefault="00AF01EF" w:rsidP="00AF01EF">
      <w:pPr>
        <w:bidi/>
        <w:rPr>
          <w:szCs w:val="22"/>
          <w:rtl/>
          <w:lang w:bidi="he-IL"/>
        </w:rPr>
      </w:pPr>
      <w:r>
        <w:rPr>
          <w:rFonts w:hint="cs"/>
          <w:szCs w:val="22"/>
          <w:rtl/>
          <w:lang w:bidi="he-IL"/>
        </w:rPr>
        <w:t xml:space="preserve">כעת נבצע בחירה דומה על פי </w:t>
      </w:r>
      <w:r>
        <w:rPr>
          <w:rFonts w:hint="cs"/>
          <w:szCs w:val="22"/>
          <w:lang w:bidi="he-IL"/>
        </w:rPr>
        <w:t>F</w:t>
      </w:r>
      <w:r>
        <w:rPr>
          <w:rFonts w:hint="cs"/>
          <w:szCs w:val="22"/>
          <w:rtl/>
          <w:lang w:bidi="he-IL"/>
        </w:rPr>
        <w:t xml:space="preserve"> הקטן ביותר, אך רק בין הפקטות שזמן הבחירה כבר היו משורתות ב-</w:t>
      </w:r>
      <w:r>
        <w:rPr>
          <w:rFonts w:hint="cs"/>
          <w:szCs w:val="22"/>
          <w:lang w:bidi="he-IL"/>
        </w:rPr>
        <w:t>GPS</w:t>
      </w:r>
      <w:r>
        <w:rPr>
          <w:rFonts w:hint="cs"/>
          <w:szCs w:val="22"/>
          <w:rtl/>
          <w:lang w:bidi="he-IL"/>
        </w:rPr>
        <w:t>.</w:t>
      </w:r>
    </w:p>
    <w:p w14:paraId="01BB62B6" w14:textId="62CA71C8" w:rsidR="00AF01EF" w:rsidRDefault="00AF01EF" w:rsidP="00AF01EF">
      <w:pPr>
        <w:bidi/>
        <w:rPr>
          <w:szCs w:val="22"/>
          <w:rtl/>
          <w:lang w:bidi="he-IL"/>
        </w:rPr>
      </w:pPr>
      <w:r>
        <w:rPr>
          <w:rFonts w:hint="cs"/>
          <w:szCs w:val="22"/>
          <w:rtl/>
          <w:lang w:bidi="he-IL"/>
        </w:rPr>
        <w:t xml:space="preserve">בזמן </w:t>
      </w:r>
      <w:r w:rsidRPr="00AF01EF">
        <w:rPr>
          <w:b/>
          <w:bCs/>
          <w:szCs w:val="22"/>
          <w:lang w:bidi="he-IL"/>
        </w:rPr>
        <w:t>t=0</w:t>
      </w:r>
      <w:r w:rsidRPr="00AF01EF">
        <w:rPr>
          <w:rFonts w:hint="cs"/>
          <w:b/>
          <w:bCs/>
          <w:szCs w:val="22"/>
          <w:rtl/>
          <w:lang w:bidi="he-IL"/>
        </w:rPr>
        <w:t xml:space="preserve"> </w:t>
      </w:r>
      <w:r w:rsidRPr="0061059F">
        <w:rPr>
          <w:rFonts w:hint="cs"/>
          <w:szCs w:val="22"/>
          <w:rtl/>
          <w:lang w:bidi="he-IL"/>
        </w:rPr>
        <w:t>נשלח את הפקטה הראשונה ב-</w:t>
      </w:r>
      <w:r w:rsidRPr="0061059F">
        <w:rPr>
          <w:rFonts w:hint="cs"/>
          <w:szCs w:val="22"/>
          <w:lang w:bidi="he-IL"/>
        </w:rPr>
        <w:t>A</w:t>
      </w:r>
      <w:r w:rsidRPr="0061059F">
        <w:rPr>
          <w:rFonts w:hint="cs"/>
          <w:szCs w:val="22"/>
          <w:rtl/>
          <w:lang w:bidi="he-IL"/>
        </w:rPr>
        <w:t>, גודלה 1, ולכן יקח יחידת זמן אחת.</w:t>
      </w:r>
    </w:p>
    <w:p w14:paraId="1266E29F" w14:textId="1B5DC766" w:rsidR="00AF01EF" w:rsidRDefault="00AF01EF" w:rsidP="0052189A">
      <w:pPr>
        <w:bidi/>
        <w:rPr>
          <w:szCs w:val="22"/>
          <w:rtl/>
          <w:lang w:bidi="he-IL"/>
        </w:rPr>
      </w:pPr>
      <w:r>
        <w:rPr>
          <w:rFonts w:hint="cs"/>
          <w:szCs w:val="22"/>
          <w:rtl/>
          <w:lang w:bidi="he-IL"/>
        </w:rPr>
        <w:t xml:space="preserve">בזמן </w:t>
      </w:r>
      <w:r w:rsidRPr="00AF01EF">
        <w:rPr>
          <w:b/>
          <w:bCs/>
          <w:szCs w:val="22"/>
          <w:lang w:bidi="he-IL"/>
        </w:rPr>
        <w:t>t=1</w:t>
      </w:r>
      <w:r w:rsidRPr="00AF01EF">
        <w:rPr>
          <w:rFonts w:hint="cs"/>
          <w:b/>
          <w:bCs/>
          <w:szCs w:val="22"/>
          <w:rtl/>
          <w:lang w:bidi="he-IL"/>
        </w:rPr>
        <w:t xml:space="preserve">, </w:t>
      </w:r>
      <w:r w:rsidRPr="0061059F">
        <w:rPr>
          <w:rFonts w:hint="cs"/>
          <w:szCs w:val="22"/>
          <w:rtl/>
          <w:lang w:bidi="he-IL"/>
        </w:rPr>
        <w:t>הפקטות ש</w:t>
      </w:r>
      <w:bookmarkStart w:id="0" w:name="_GoBack"/>
      <w:bookmarkEnd w:id="0"/>
      <w:del w:id="1" w:author="user" w:date="2017-01-01T10:20:00Z">
        <w:r w:rsidRPr="0061059F" w:rsidDel="00866DCC">
          <w:rPr>
            <w:rFonts w:hint="cs"/>
            <w:szCs w:val="22"/>
            <w:rtl/>
            <w:lang w:bidi="he-IL"/>
          </w:rPr>
          <w:delText xml:space="preserve"> </w:delText>
        </w:r>
      </w:del>
      <w:r w:rsidRPr="0061059F">
        <w:rPr>
          <w:rFonts w:hint="cs"/>
          <w:szCs w:val="22"/>
          <w:rtl/>
          <w:lang w:bidi="he-IL"/>
        </w:rPr>
        <w:t xml:space="preserve">ל </w:t>
      </w:r>
      <w:r w:rsidRPr="0061059F">
        <w:rPr>
          <w:rFonts w:hint="cs"/>
          <w:szCs w:val="22"/>
          <w:lang w:bidi="he-IL"/>
        </w:rPr>
        <w:t>A</w:t>
      </w:r>
      <w:r w:rsidRPr="0061059F">
        <w:rPr>
          <w:rFonts w:hint="cs"/>
          <w:szCs w:val="22"/>
          <w:rtl/>
          <w:lang w:bidi="he-IL"/>
        </w:rPr>
        <w:t xml:space="preserve"> ו-</w:t>
      </w:r>
      <w:r w:rsidRPr="0061059F">
        <w:rPr>
          <w:rFonts w:hint="cs"/>
          <w:szCs w:val="22"/>
          <w:lang w:bidi="he-IL"/>
        </w:rPr>
        <w:t>C</w:t>
      </w:r>
      <w:r w:rsidRPr="0061059F">
        <w:rPr>
          <w:rFonts w:hint="cs"/>
          <w:szCs w:val="22"/>
          <w:rtl/>
          <w:lang w:bidi="he-IL"/>
        </w:rPr>
        <w:t xml:space="preserve"> כבר הגיעו</w:t>
      </w:r>
      <w:ins w:id="2" w:author="user" w:date="2017-01-01T10:07:00Z">
        <w:r w:rsidR="002E2EFC">
          <w:rPr>
            <w:rFonts w:hint="cs"/>
            <w:szCs w:val="22"/>
            <w:rtl/>
            <w:lang w:bidi="he-IL"/>
          </w:rPr>
          <w:t xml:space="preserve">. הפקטה של </w:t>
        </w:r>
        <w:r w:rsidR="002E2EFC">
          <w:rPr>
            <w:rFonts w:hint="cs"/>
            <w:szCs w:val="22"/>
            <w:lang w:bidi="he-IL"/>
          </w:rPr>
          <w:t>A</w:t>
        </w:r>
        <w:r w:rsidR="002E2EFC">
          <w:rPr>
            <w:rFonts w:hint="cs"/>
            <w:szCs w:val="22"/>
            <w:rtl/>
            <w:lang w:bidi="he-IL"/>
          </w:rPr>
          <w:t xml:space="preserve"> לא שורתה עדין</w:t>
        </w:r>
      </w:ins>
      <w:ins w:id="3" w:author="user" w:date="2017-01-01T10:10:00Z">
        <w:r w:rsidR="001C03F9">
          <w:rPr>
            <w:rFonts w:hint="cs"/>
            <w:szCs w:val="22"/>
            <w:rtl/>
            <w:lang w:bidi="he-IL"/>
          </w:rPr>
          <w:t xml:space="preserve"> ב-</w:t>
        </w:r>
        <w:r w:rsidR="001C03F9">
          <w:rPr>
            <w:rFonts w:hint="cs"/>
            <w:szCs w:val="22"/>
            <w:lang w:bidi="he-IL"/>
          </w:rPr>
          <w:t>GPS</w:t>
        </w:r>
      </w:ins>
      <w:ins w:id="4" w:author="user" w:date="2017-01-01T10:07:00Z">
        <w:r w:rsidR="002E2EFC">
          <w:rPr>
            <w:rFonts w:hint="cs"/>
            <w:szCs w:val="22"/>
            <w:rtl/>
            <w:lang w:bidi="he-IL"/>
          </w:rPr>
          <w:t>, לכן הבחירה תהיה ב-</w:t>
        </w:r>
        <w:r w:rsidR="002E2EFC">
          <w:rPr>
            <w:rFonts w:hint="cs"/>
            <w:szCs w:val="22"/>
            <w:lang w:bidi="he-IL"/>
          </w:rPr>
          <w:t>C</w:t>
        </w:r>
      </w:ins>
      <w:ins w:id="5" w:author="user" w:date="2017-01-01T10:08:00Z">
        <w:r w:rsidR="002E2EFC">
          <w:rPr>
            <w:rFonts w:hint="cs"/>
            <w:szCs w:val="22"/>
            <w:rtl/>
            <w:lang w:bidi="he-IL"/>
          </w:rPr>
          <w:t xml:space="preserve"> בעל</w:t>
        </w:r>
      </w:ins>
      <w:ins w:id="6" w:author="user" w:date="2017-01-01T10:14:00Z">
        <w:r w:rsidR="0052189A">
          <w:rPr>
            <w:rFonts w:hint="cs"/>
            <w:szCs w:val="22"/>
            <w:rtl/>
            <w:lang w:bidi="he-IL"/>
          </w:rPr>
          <w:t>ת</w:t>
        </w:r>
      </w:ins>
      <w:ins w:id="7" w:author="user" w:date="2017-01-01T10:08:00Z">
        <w:r w:rsidR="002E2EFC">
          <w:rPr>
            <w:rFonts w:hint="cs"/>
            <w:szCs w:val="22"/>
            <w:rtl/>
            <w:lang w:bidi="he-IL"/>
          </w:rPr>
          <w:t xml:space="preserve"> ה</w:t>
        </w:r>
        <w:r w:rsidR="002E2EFC">
          <w:rPr>
            <w:rFonts w:hint="cs"/>
            <w:szCs w:val="22"/>
            <w:lang w:bidi="he-IL"/>
          </w:rPr>
          <w:t>F</w:t>
        </w:r>
        <w:r w:rsidR="000718BE">
          <w:rPr>
            <w:rFonts w:hint="cs"/>
            <w:szCs w:val="22"/>
            <w:rtl/>
            <w:lang w:bidi="he-IL"/>
          </w:rPr>
          <w:t xml:space="preserve"> הקטן ביותר (בינ</w:t>
        </w:r>
      </w:ins>
      <w:ins w:id="8" w:author="user" w:date="2017-01-01T10:18:00Z">
        <w:r w:rsidR="000718BE">
          <w:rPr>
            <w:rFonts w:hint="cs"/>
            <w:szCs w:val="22"/>
            <w:rtl/>
            <w:lang w:bidi="he-IL"/>
          </w:rPr>
          <w:t>ה</w:t>
        </w:r>
      </w:ins>
      <w:ins w:id="9" w:author="user" w:date="2017-01-01T10:08:00Z">
        <w:r w:rsidR="002E2EFC">
          <w:rPr>
            <w:rFonts w:hint="cs"/>
            <w:szCs w:val="22"/>
            <w:rtl/>
            <w:lang w:bidi="he-IL"/>
          </w:rPr>
          <w:t xml:space="preserve"> לבין </w:t>
        </w:r>
        <w:r w:rsidR="002E2EFC">
          <w:rPr>
            <w:rFonts w:hint="cs"/>
            <w:szCs w:val="22"/>
            <w:lang w:bidi="he-IL"/>
          </w:rPr>
          <w:t>B</w:t>
        </w:r>
        <w:r w:rsidR="002E2EFC">
          <w:rPr>
            <w:rFonts w:hint="cs"/>
            <w:szCs w:val="22"/>
            <w:rtl/>
            <w:lang w:bidi="he-IL"/>
          </w:rPr>
          <w:t>).</w:t>
        </w:r>
      </w:ins>
      <w:del w:id="10" w:author="user" w:date="2017-01-01T10:07:00Z">
        <w:r w:rsidDel="002E2EFC">
          <w:rPr>
            <w:rFonts w:hint="cs"/>
            <w:szCs w:val="22"/>
            <w:rtl/>
            <w:lang w:bidi="he-IL"/>
          </w:rPr>
          <w:delText xml:space="preserve">, אך הפקטה </w:delText>
        </w:r>
        <w:r w:rsidDel="002E2EFC">
          <w:rPr>
            <w:rFonts w:hint="cs"/>
            <w:szCs w:val="22"/>
            <w:lang w:bidi="he-IL"/>
          </w:rPr>
          <w:delText>B</w:delText>
        </w:r>
        <w:r w:rsidDel="002E2EFC">
          <w:rPr>
            <w:rFonts w:hint="cs"/>
            <w:szCs w:val="22"/>
            <w:rtl/>
            <w:lang w:bidi="he-IL"/>
          </w:rPr>
          <w:delText xml:space="preserve"> כבר היתה משורתת, לכן נשלח אותה קודם.</w:delText>
        </w:r>
      </w:del>
    </w:p>
    <w:p w14:paraId="46BAEFDB" w14:textId="77B74880" w:rsidR="00AF01EF" w:rsidRDefault="00AF01EF" w:rsidP="000718BE">
      <w:pPr>
        <w:bidi/>
        <w:rPr>
          <w:szCs w:val="22"/>
          <w:rtl/>
          <w:lang w:bidi="he-IL"/>
        </w:rPr>
      </w:pPr>
      <w:r>
        <w:rPr>
          <w:rFonts w:hint="cs"/>
          <w:szCs w:val="22"/>
          <w:rtl/>
          <w:lang w:bidi="he-IL"/>
        </w:rPr>
        <w:t xml:space="preserve">בזמן </w:t>
      </w:r>
      <w:r w:rsidRPr="00AF01EF">
        <w:rPr>
          <w:b/>
          <w:bCs/>
          <w:szCs w:val="22"/>
          <w:lang w:bidi="he-IL"/>
        </w:rPr>
        <w:t>t=</w:t>
      </w:r>
      <w:del w:id="11" w:author="user" w:date="2017-01-01T10:08:00Z">
        <w:r w:rsidRPr="00AF01EF" w:rsidDel="001C03F9">
          <w:rPr>
            <w:b/>
            <w:bCs/>
            <w:szCs w:val="22"/>
            <w:lang w:bidi="he-IL"/>
          </w:rPr>
          <w:delText>7</w:delText>
        </w:r>
      </w:del>
      <w:ins w:id="12" w:author="user" w:date="2017-01-01T10:08:00Z">
        <w:r w:rsidR="001C03F9">
          <w:rPr>
            <w:b/>
            <w:bCs/>
            <w:szCs w:val="22"/>
            <w:lang w:bidi="he-IL"/>
          </w:rPr>
          <w:t>4</w:t>
        </w:r>
      </w:ins>
      <w:r w:rsidRPr="00AF01EF">
        <w:rPr>
          <w:rFonts w:hint="cs"/>
          <w:b/>
          <w:bCs/>
          <w:szCs w:val="22"/>
          <w:rtl/>
          <w:lang w:bidi="he-IL"/>
        </w:rPr>
        <w:t>,</w:t>
      </w:r>
      <w:r>
        <w:rPr>
          <w:rFonts w:hint="cs"/>
          <w:szCs w:val="22"/>
          <w:rtl/>
          <w:lang w:bidi="he-IL"/>
        </w:rPr>
        <w:t xml:space="preserve"> הגיע</w:t>
      </w:r>
      <w:ins w:id="13" w:author="user" w:date="2017-01-01T10:10:00Z">
        <w:r w:rsidR="001C03F9">
          <w:rPr>
            <w:rFonts w:hint="cs"/>
            <w:szCs w:val="22"/>
            <w:rtl/>
            <w:lang w:bidi="he-IL"/>
          </w:rPr>
          <w:t>ו</w:t>
        </w:r>
      </w:ins>
      <w:r>
        <w:rPr>
          <w:rFonts w:hint="cs"/>
          <w:szCs w:val="22"/>
          <w:rtl/>
          <w:lang w:bidi="he-IL"/>
        </w:rPr>
        <w:t xml:space="preserve"> כבר </w:t>
      </w:r>
      <w:del w:id="14" w:author="user" w:date="2017-01-01T10:18:00Z">
        <w:r w:rsidDel="000718BE">
          <w:rPr>
            <w:rFonts w:hint="cs"/>
            <w:szCs w:val="22"/>
            <w:rtl/>
            <w:lang w:bidi="he-IL"/>
          </w:rPr>
          <w:delText xml:space="preserve">גם </w:delText>
        </w:r>
      </w:del>
      <w:r>
        <w:rPr>
          <w:rFonts w:hint="cs"/>
          <w:szCs w:val="22"/>
          <w:rtl/>
          <w:lang w:bidi="he-IL"/>
        </w:rPr>
        <w:t>הפקטה השניה מ-</w:t>
      </w:r>
      <w:del w:id="15" w:author="user" w:date="2017-01-01T10:09:00Z">
        <w:r w:rsidDel="001C03F9">
          <w:rPr>
            <w:rFonts w:hint="cs"/>
            <w:szCs w:val="22"/>
            <w:lang w:bidi="he-IL"/>
          </w:rPr>
          <w:delText>B</w:delText>
        </w:r>
      </w:del>
      <w:ins w:id="16" w:author="user" w:date="2017-01-01T10:09:00Z">
        <w:r w:rsidR="001C03F9">
          <w:rPr>
            <w:szCs w:val="22"/>
            <w:lang w:bidi="he-IL"/>
          </w:rPr>
          <w:t>A</w:t>
        </w:r>
        <w:r w:rsidR="001C03F9">
          <w:rPr>
            <w:rFonts w:hint="cs"/>
            <w:szCs w:val="22"/>
            <w:rtl/>
            <w:lang w:bidi="he-IL"/>
          </w:rPr>
          <w:t xml:space="preserve"> ומ-</w:t>
        </w:r>
        <w:r w:rsidR="001C03F9">
          <w:rPr>
            <w:rFonts w:hint="cs"/>
            <w:szCs w:val="22"/>
            <w:lang w:bidi="he-IL"/>
          </w:rPr>
          <w:t>B</w:t>
        </w:r>
      </w:ins>
      <w:r>
        <w:rPr>
          <w:rFonts w:hint="cs"/>
          <w:szCs w:val="22"/>
          <w:rtl/>
          <w:lang w:bidi="he-IL"/>
        </w:rPr>
        <w:t xml:space="preserve">, </w:t>
      </w:r>
      <w:ins w:id="17" w:author="user" w:date="2017-01-01T10:10:00Z">
        <w:r w:rsidR="001C03F9">
          <w:rPr>
            <w:rFonts w:hint="cs"/>
            <w:szCs w:val="22"/>
            <w:rtl/>
            <w:lang w:bidi="he-IL"/>
          </w:rPr>
          <w:t>לפקטה מ-</w:t>
        </w:r>
        <w:r w:rsidR="001C03F9">
          <w:rPr>
            <w:rFonts w:hint="cs"/>
            <w:szCs w:val="22"/>
            <w:lang w:bidi="he-IL"/>
          </w:rPr>
          <w:t>B</w:t>
        </w:r>
        <w:r w:rsidR="001C03F9">
          <w:rPr>
            <w:rFonts w:hint="cs"/>
            <w:szCs w:val="22"/>
            <w:rtl/>
            <w:lang w:bidi="he-IL"/>
          </w:rPr>
          <w:t xml:space="preserve"> </w:t>
        </w:r>
      </w:ins>
      <w:del w:id="18" w:author="user" w:date="2017-01-01T10:10:00Z">
        <w:r w:rsidDel="001C03F9">
          <w:rPr>
            <w:rFonts w:hint="cs"/>
            <w:szCs w:val="22"/>
            <w:rtl/>
            <w:lang w:bidi="he-IL"/>
          </w:rPr>
          <w:delText xml:space="preserve">אך </w:delText>
        </w:r>
      </w:del>
      <w:r>
        <w:rPr>
          <w:rFonts w:hint="cs"/>
          <w:szCs w:val="22"/>
          <w:rtl/>
          <w:lang w:bidi="he-IL"/>
        </w:rPr>
        <w:t xml:space="preserve">לא נתייחס </w:t>
      </w:r>
      <w:del w:id="19" w:author="user" w:date="2017-01-01T10:10:00Z">
        <w:r w:rsidDel="001C03F9">
          <w:rPr>
            <w:rFonts w:hint="cs"/>
            <w:szCs w:val="22"/>
            <w:rtl/>
            <w:lang w:bidi="he-IL"/>
          </w:rPr>
          <w:delText xml:space="preserve">אליה </w:delText>
        </w:r>
      </w:del>
      <w:r>
        <w:rPr>
          <w:rFonts w:hint="cs"/>
          <w:szCs w:val="22"/>
          <w:rtl/>
          <w:lang w:bidi="he-IL"/>
        </w:rPr>
        <w:t>מיכוון שהיא שורתה ב-</w:t>
      </w:r>
      <w:r>
        <w:rPr>
          <w:rFonts w:hint="cs"/>
          <w:szCs w:val="22"/>
          <w:lang w:bidi="he-IL"/>
        </w:rPr>
        <w:t>GPS</w:t>
      </w:r>
      <w:r>
        <w:rPr>
          <w:rFonts w:hint="cs"/>
          <w:szCs w:val="22"/>
          <w:rtl/>
          <w:lang w:bidi="he-IL"/>
        </w:rPr>
        <w:t xml:space="preserve"> רק בזמן </w:t>
      </w:r>
      <w:r>
        <w:rPr>
          <w:szCs w:val="22"/>
          <w:lang w:bidi="he-IL"/>
        </w:rPr>
        <w:t>t=11</w:t>
      </w:r>
      <w:r>
        <w:rPr>
          <w:rFonts w:hint="cs"/>
          <w:szCs w:val="22"/>
          <w:rtl/>
          <w:lang w:bidi="he-IL"/>
        </w:rPr>
        <w:t>, כל שאר הפקטות כבר שורתו ב-</w:t>
      </w:r>
      <w:r>
        <w:rPr>
          <w:rFonts w:hint="cs"/>
          <w:szCs w:val="22"/>
          <w:lang w:bidi="he-IL"/>
        </w:rPr>
        <w:t>GPS</w:t>
      </w:r>
      <w:r>
        <w:rPr>
          <w:rFonts w:hint="cs"/>
          <w:szCs w:val="22"/>
          <w:rtl/>
          <w:lang w:bidi="he-IL"/>
        </w:rPr>
        <w:t>. לכן הפקטה בעלת ה-</w:t>
      </w:r>
      <w:r>
        <w:rPr>
          <w:rFonts w:hint="cs"/>
          <w:szCs w:val="22"/>
          <w:lang w:bidi="he-IL"/>
        </w:rPr>
        <w:t>F</w:t>
      </w:r>
      <w:r>
        <w:rPr>
          <w:rFonts w:hint="cs"/>
          <w:szCs w:val="22"/>
          <w:rtl/>
          <w:lang w:bidi="he-IL"/>
        </w:rPr>
        <w:t xml:space="preserve"> הקטן ביותר היא מ-</w:t>
      </w:r>
      <w:r>
        <w:rPr>
          <w:rFonts w:hint="cs"/>
          <w:szCs w:val="22"/>
          <w:lang w:bidi="he-IL"/>
        </w:rPr>
        <w:t>A</w:t>
      </w:r>
      <w:r>
        <w:rPr>
          <w:rFonts w:hint="cs"/>
          <w:szCs w:val="22"/>
          <w:rtl/>
          <w:lang w:bidi="he-IL"/>
        </w:rPr>
        <w:t>, גודלה 1.</w:t>
      </w:r>
    </w:p>
    <w:p w14:paraId="20263850" w14:textId="656A2F51" w:rsidR="00AF01EF" w:rsidRDefault="00AF01EF" w:rsidP="001C03F9">
      <w:pPr>
        <w:bidi/>
        <w:rPr>
          <w:szCs w:val="22"/>
          <w:rtl/>
          <w:lang w:bidi="he-IL"/>
        </w:rPr>
      </w:pPr>
      <w:r>
        <w:rPr>
          <w:rFonts w:hint="cs"/>
          <w:szCs w:val="22"/>
          <w:rtl/>
          <w:lang w:bidi="he-IL"/>
        </w:rPr>
        <w:t xml:space="preserve">בזמן </w:t>
      </w:r>
      <w:r w:rsidRPr="00AF01EF">
        <w:rPr>
          <w:b/>
          <w:bCs/>
          <w:szCs w:val="22"/>
          <w:lang w:bidi="he-IL"/>
        </w:rPr>
        <w:t>t=</w:t>
      </w:r>
      <w:del w:id="20" w:author="user" w:date="2017-01-01T10:11:00Z">
        <w:r w:rsidRPr="00AF01EF" w:rsidDel="001C03F9">
          <w:rPr>
            <w:b/>
            <w:bCs/>
            <w:szCs w:val="22"/>
            <w:lang w:bidi="he-IL"/>
          </w:rPr>
          <w:delText>8</w:delText>
        </w:r>
      </w:del>
      <w:ins w:id="21" w:author="user" w:date="2017-01-01T10:11:00Z">
        <w:r w:rsidR="001C03F9">
          <w:rPr>
            <w:b/>
            <w:bCs/>
            <w:szCs w:val="22"/>
            <w:lang w:bidi="he-IL"/>
          </w:rPr>
          <w:t>5</w:t>
        </w:r>
      </w:ins>
      <w:r>
        <w:rPr>
          <w:rFonts w:hint="cs"/>
          <w:szCs w:val="22"/>
          <w:rtl/>
          <w:lang w:bidi="he-IL"/>
        </w:rPr>
        <w:t>, נבחר את הפקטה</w:t>
      </w:r>
      <w:ins w:id="22" w:author="user" w:date="2017-01-01T10:11:00Z">
        <w:r w:rsidR="000718BE">
          <w:rPr>
            <w:rFonts w:hint="cs"/>
            <w:szCs w:val="22"/>
            <w:rtl/>
            <w:lang w:bidi="he-IL"/>
          </w:rPr>
          <w:t xml:space="preserve"> הרא</w:t>
        </w:r>
      </w:ins>
      <w:ins w:id="23" w:author="user" w:date="2017-01-01T10:18:00Z">
        <w:r w:rsidR="000718BE">
          <w:rPr>
            <w:rFonts w:hint="cs"/>
            <w:szCs w:val="22"/>
            <w:rtl/>
            <w:lang w:bidi="he-IL"/>
          </w:rPr>
          <w:t>ש</w:t>
        </w:r>
      </w:ins>
      <w:ins w:id="24" w:author="user" w:date="2017-01-01T10:11:00Z">
        <w:r w:rsidR="000718BE">
          <w:rPr>
            <w:rFonts w:hint="cs"/>
            <w:szCs w:val="22"/>
            <w:rtl/>
            <w:lang w:bidi="he-IL"/>
          </w:rPr>
          <w:t>ו</w:t>
        </w:r>
        <w:r w:rsidR="001C03F9">
          <w:rPr>
            <w:rFonts w:hint="cs"/>
            <w:szCs w:val="22"/>
            <w:rtl/>
            <w:lang w:bidi="he-IL"/>
          </w:rPr>
          <w:t xml:space="preserve">נה </w:t>
        </w:r>
      </w:ins>
      <w:r>
        <w:rPr>
          <w:rFonts w:hint="cs"/>
          <w:szCs w:val="22"/>
          <w:rtl/>
          <w:lang w:bidi="he-IL"/>
        </w:rPr>
        <w:t xml:space="preserve"> </w:t>
      </w:r>
      <w:del w:id="25" w:author="user" w:date="2017-01-01T10:11:00Z">
        <w:r w:rsidDel="001C03F9">
          <w:rPr>
            <w:rFonts w:hint="cs"/>
            <w:szCs w:val="22"/>
            <w:rtl/>
            <w:lang w:bidi="he-IL"/>
          </w:rPr>
          <w:delText>מ</w:delText>
        </w:r>
        <w:r w:rsidDel="001C03F9">
          <w:rPr>
            <w:rFonts w:hint="cs"/>
            <w:szCs w:val="22"/>
            <w:lang w:bidi="he-IL"/>
          </w:rPr>
          <w:delText>C</w:delText>
        </w:r>
        <w:r w:rsidDel="001C03F9">
          <w:rPr>
            <w:rFonts w:hint="cs"/>
            <w:szCs w:val="22"/>
            <w:rtl/>
            <w:lang w:bidi="he-IL"/>
          </w:rPr>
          <w:delText>,</w:delText>
        </w:r>
      </w:del>
      <w:ins w:id="26" w:author="user" w:date="2017-01-01T10:11:00Z">
        <w:r w:rsidR="001C03F9">
          <w:rPr>
            <w:rFonts w:hint="cs"/>
            <w:szCs w:val="22"/>
            <w:rtl/>
            <w:lang w:bidi="he-IL"/>
          </w:rPr>
          <w:t>מ</w:t>
        </w:r>
        <w:r w:rsidR="001C03F9">
          <w:rPr>
            <w:szCs w:val="22"/>
            <w:lang w:bidi="he-IL"/>
          </w:rPr>
          <w:t>B</w:t>
        </w:r>
        <w:r w:rsidR="001C03F9">
          <w:rPr>
            <w:rFonts w:hint="cs"/>
            <w:szCs w:val="22"/>
            <w:rtl/>
            <w:lang w:bidi="he-IL"/>
          </w:rPr>
          <w:t>,</w:t>
        </w:r>
      </w:ins>
      <w:r>
        <w:rPr>
          <w:rFonts w:hint="cs"/>
          <w:szCs w:val="22"/>
          <w:rtl/>
          <w:lang w:bidi="he-IL"/>
        </w:rPr>
        <w:t xml:space="preserve"> גודלה </w:t>
      </w:r>
      <w:del w:id="27" w:author="user" w:date="2017-01-01T10:11:00Z">
        <w:r w:rsidDel="001C03F9">
          <w:rPr>
            <w:rFonts w:hint="cs"/>
            <w:szCs w:val="22"/>
            <w:rtl/>
            <w:lang w:bidi="he-IL"/>
          </w:rPr>
          <w:delText>3</w:delText>
        </w:r>
      </w:del>
      <w:ins w:id="28" w:author="user" w:date="2017-01-01T10:11:00Z">
        <w:r w:rsidR="001C03F9">
          <w:rPr>
            <w:rFonts w:hint="cs"/>
            <w:szCs w:val="22"/>
            <w:rtl/>
            <w:lang w:bidi="he-IL"/>
          </w:rPr>
          <w:t>6</w:t>
        </w:r>
      </w:ins>
      <w:r>
        <w:rPr>
          <w:rFonts w:hint="cs"/>
          <w:szCs w:val="22"/>
          <w:rtl/>
          <w:lang w:bidi="he-IL"/>
        </w:rPr>
        <w:t>.</w:t>
      </w:r>
    </w:p>
    <w:p w14:paraId="4D9B8758" w14:textId="57FD5E02" w:rsidR="00AF01EF" w:rsidRDefault="00AF01EF" w:rsidP="00AF01EF">
      <w:pPr>
        <w:bidi/>
        <w:rPr>
          <w:szCs w:val="22"/>
          <w:rtl/>
          <w:lang w:bidi="he-IL"/>
        </w:rPr>
      </w:pPr>
      <w:r>
        <w:rPr>
          <w:rFonts w:hint="cs"/>
          <w:szCs w:val="22"/>
          <w:rtl/>
          <w:lang w:bidi="he-IL"/>
        </w:rPr>
        <w:t xml:space="preserve">בזמן </w:t>
      </w:r>
      <w:r w:rsidRPr="00AF01EF">
        <w:rPr>
          <w:b/>
          <w:bCs/>
          <w:szCs w:val="22"/>
          <w:lang w:bidi="he-IL"/>
        </w:rPr>
        <w:t>t=11</w:t>
      </w:r>
      <w:r>
        <w:rPr>
          <w:rFonts w:hint="cs"/>
          <w:szCs w:val="22"/>
          <w:rtl/>
          <w:lang w:bidi="he-IL"/>
        </w:rPr>
        <w:t xml:space="preserve">, נשארה לנו רק הפקטה </w:t>
      </w:r>
      <w:ins w:id="29" w:author="user" w:date="2017-01-01T10:11:00Z">
        <w:r w:rsidR="001C03F9">
          <w:rPr>
            <w:rFonts w:hint="cs"/>
            <w:szCs w:val="22"/>
            <w:rtl/>
            <w:lang w:bidi="he-IL"/>
          </w:rPr>
          <w:t xml:space="preserve">השניה </w:t>
        </w:r>
      </w:ins>
      <w:r>
        <w:rPr>
          <w:rFonts w:hint="cs"/>
          <w:szCs w:val="22"/>
          <w:rtl/>
          <w:lang w:bidi="he-IL"/>
        </w:rPr>
        <w:t>מ-</w:t>
      </w:r>
      <w:r>
        <w:rPr>
          <w:rFonts w:hint="cs"/>
          <w:szCs w:val="22"/>
          <w:lang w:bidi="he-IL"/>
        </w:rPr>
        <w:t>B</w:t>
      </w:r>
      <w:r>
        <w:rPr>
          <w:rFonts w:hint="cs"/>
          <w:szCs w:val="22"/>
          <w:rtl/>
          <w:lang w:bidi="he-IL"/>
        </w:rPr>
        <w:t xml:space="preserve"> </w:t>
      </w:r>
      <w:r>
        <w:rPr>
          <w:szCs w:val="22"/>
          <w:rtl/>
          <w:lang w:bidi="he-IL"/>
        </w:rPr>
        <w:t>–</w:t>
      </w:r>
      <w:r>
        <w:rPr>
          <w:rFonts w:hint="cs"/>
          <w:szCs w:val="22"/>
          <w:rtl/>
          <w:lang w:bidi="he-IL"/>
        </w:rPr>
        <w:t xml:space="preserve"> נשלח אותה, גודלה 5.</w:t>
      </w:r>
    </w:p>
    <w:p w14:paraId="1A3071DF" w14:textId="45DE05CE" w:rsidR="00AF01EF" w:rsidRPr="00AF01EF" w:rsidRDefault="00AF01EF" w:rsidP="00AF01EF">
      <w:pPr>
        <w:bidi/>
        <w:rPr>
          <w:szCs w:val="22"/>
          <w:rtl/>
          <w:lang w:bidi="he-IL"/>
        </w:rPr>
      </w:pPr>
      <w:r>
        <w:rPr>
          <w:rFonts w:hint="cs"/>
          <w:szCs w:val="22"/>
          <w:rtl/>
          <w:lang w:bidi="he-IL"/>
        </w:rPr>
        <w:t xml:space="preserve">בזמן </w:t>
      </w:r>
      <w:r w:rsidRPr="00AF01EF">
        <w:rPr>
          <w:b/>
          <w:bCs/>
          <w:szCs w:val="22"/>
          <w:lang w:bidi="he-IL"/>
        </w:rPr>
        <w:t>t=16</w:t>
      </w:r>
      <w:r w:rsidRPr="00AF01EF">
        <w:rPr>
          <w:rFonts w:hint="cs"/>
          <w:b/>
          <w:bCs/>
          <w:szCs w:val="22"/>
          <w:rtl/>
          <w:lang w:bidi="he-IL"/>
        </w:rPr>
        <w:t xml:space="preserve"> </w:t>
      </w:r>
      <w:r w:rsidRPr="0061059F">
        <w:rPr>
          <w:rFonts w:eastAsiaTheme="minorEastAsia" w:hint="cs"/>
          <w:szCs w:val="22"/>
          <w:rtl/>
          <w:lang w:bidi="he-IL"/>
        </w:rPr>
        <w:t xml:space="preserve">סיימנו </w:t>
      </w:r>
      <w:r>
        <w:rPr>
          <w:rFonts w:hint="cs"/>
          <w:szCs w:val="22"/>
          <w:rtl/>
          <w:lang w:bidi="he-IL"/>
        </w:rPr>
        <w:t>את שליחת על הפקטות.</w:t>
      </w:r>
    </w:p>
    <w:p w14:paraId="3661F1C7" w14:textId="77777777" w:rsidR="00F11BC9" w:rsidRDefault="00F11BC9" w:rsidP="00F11BC9">
      <w:pPr>
        <w:bidi/>
        <w:rPr>
          <w:rtl/>
          <w:lang w:bidi="he-IL"/>
        </w:rPr>
      </w:pPr>
    </w:p>
    <w:p w14:paraId="031ADC69" w14:textId="77777777" w:rsidR="0060771E" w:rsidRDefault="0060771E" w:rsidP="0060771E">
      <w:pPr>
        <w:bidi/>
        <w:rPr>
          <w:rtl/>
          <w:lang w:bidi="he-IL"/>
        </w:rPr>
      </w:pPr>
    </w:p>
    <w:p w14:paraId="55FACA75" w14:textId="28118850" w:rsidR="007F4D97" w:rsidRDefault="007F4D97" w:rsidP="002E2EFC">
      <w:pPr>
        <w:pStyle w:val="Heading2"/>
        <w:bidi/>
        <w:rPr>
          <w:rtl/>
          <w:lang w:bidi="he-IL"/>
        </w:rPr>
      </w:pPr>
      <w:r>
        <w:rPr>
          <w:rFonts w:hint="cs"/>
          <w:rtl/>
          <w:lang w:bidi="he-IL"/>
        </w:rPr>
        <w:t>בונוס</w:t>
      </w:r>
    </w:p>
    <w:p w14:paraId="2D08076C" w14:textId="0FF3E22B" w:rsidR="007F4D97" w:rsidRPr="002E2EFC" w:rsidRDefault="007F4D97" w:rsidP="002E2EFC">
      <w:pPr>
        <w:pStyle w:val="ListParagraph"/>
        <w:numPr>
          <w:ilvl w:val="0"/>
          <w:numId w:val="4"/>
        </w:numPr>
        <w:bidi/>
        <w:rPr>
          <w:szCs w:val="22"/>
          <w:lang w:bidi="he-IL"/>
        </w:rPr>
      </w:pPr>
      <w:r w:rsidRPr="002E2EFC">
        <w:rPr>
          <w:rFonts w:hint="eastAsia"/>
          <w:szCs w:val="22"/>
          <w:rtl/>
          <w:lang w:bidi="he-IL"/>
        </w:rPr>
        <w:t>מדורות</w:t>
      </w:r>
      <w:r w:rsidRPr="002E2EFC">
        <w:rPr>
          <w:szCs w:val="22"/>
          <w:rtl/>
          <w:lang w:bidi="he-IL"/>
        </w:rPr>
        <w:t xml:space="preserve"> – הדליקו מדורה על מנת לסמן על התרחשות אירוע מסויים (</w:t>
      </w:r>
      <w:r w:rsidR="0060771E">
        <w:rPr>
          <w:rFonts w:hint="cs"/>
          <w:szCs w:val="22"/>
          <w:rtl/>
          <w:lang w:bidi="he-IL"/>
        </w:rPr>
        <w:t>השתמשו</w:t>
      </w:r>
      <w:r w:rsidRPr="002E2EFC">
        <w:rPr>
          <w:szCs w:val="22"/>
          <w:rtl/>
          <w:lang w:bidi="he-IL"/>
        </w:rPr>
        <w:t xml:space="preserve"> בצבעים</w:t>
      </w:r>
      <w:r w:rsidR="0060771E">
        <w:rPr>
          <w:rFonts w:hint="cs"/>
          <w:szCs w:val="22"/>
          <w:rtl/>
          <w:lang w:bidi="he-IL"/>
        </w:rPr>
        <w:t xml:space="preserve"> להעברת מסרים שונים</w:t>
      </w:r>
      <w:r w:rsidRPr="002E2EFC">
        <w:rPr>
          <w:szCs w:val="22"/>
          <w:rtl/>
          <w:lang w:bidi="he-IL"/>
        </w:rPr>
        <w:t>)</w:t>
      </w:r>
      <w:r w:rsidR="0060771E">
        <w:rPr>
          <w:rFonts w:hint="cs"/>
          <w:szCs w:val="22"/>
          <w:rtl/>
          <w:lang w:bidi="he-IL"/>
        </w:rPr>
        <w:t>.</w:t>
      </w:r>
    </w:p>
    <w:p w14:paraId="06B7EB92" w14:textId="1A0CAB43" w:rsidR="0060771E" w:rsidRPr="002E2EFC" w:rsidRDefault="007F4D97" w:rsidP="002E2EFC">
      <w:pPr>
        <w:pStyle w:val="ListParagraph"/>
        <w:numPr>
          <w:ilvl w:val="0"/>
          <w:numId w:val="4"/>
        </w:numPr>
        <w:bidi/>
        <w:rPr>
          <w:szCs w:val="22"/>
          <w:rtl/>
          <w:lang w:bidi="he-IL"/>
        </w:rPr>
      </w:pPr>
      <w:r w:rsidRPr="002E2EFC">
        <w:rPr>
          <w:rFonts w:hint="eastAsia"/>
          <w:szCs w:val="22"/>
          <w:rtl/>
          <w:lang w:bidi="he-IL"/>
        </w:rPr>
        <w:t>שליחים</w:t>
      </w:r>
      <w:r w:rsidRPr="002E2EFC">
        <w:rPr>
          <w:szCs w:val="22"/>
          <w:rtl/>
          <w:lang w:bidi="he-IL"/>
        </w:rPr>
        <w:t xml:space="preserve"> – אנשים ש</w:t>
      </w:r>
      <w:r w:rsidRPr="002E2EFC">
        <w:rPr>
          <w:rFonts w:hint="eastAsia"/>
          <w:szCs w:val="22"/>
          <w:rtl/>
          <w:lang w:bidi="he-IL"/>
        </w:rPr>
        <w:t>העבירו</w:t>
      </w:r>
      <w:r w:rsidRPr="002E2EFC">
        <w:rPr>
          <w:szCs w:val="22"/>
          <w:rtl/>
          <w:lang w:bidi="he-IL"/>
        </w:rPr>
        <w:t xml:space="preserve"> מסרים ממקום למקום</w:t>
      </w:r>
      <w:r w:rsidR="0060771E">
        <w:rPr>
          <w:rFonts w:hint="cs"/>
          <w:szCs w:val="22"/>
          <w:rtl/>
          <w:lang w:bidi="he-IL"/>
        </w:rPr>
        <w:t>.</w:t>
      </w:r>
    </w:p>
    <w:sectPr w:rsidR="0060771E" w:rsidRPr="002E2EFC" w:rsidSect="00BD6704">
      <w:headerReference w:type="first" r:id="rId9"/>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BAA6E2" w14:textId="77777777" w:rsidR="006E655F" w:rsidRDefault="006E655F" w:rsidP="00BD6704">
      <w:r>
        <w:separator/>
      </w:r>
    </w:p>
  </w:endnote>
  <w:endnote w:type="continuationSeparator" w:id="0">
    <w:p w14:paraId="04955073" w14:textId="77777777" w:rsidR="006E655F" w:rsidRDefault="006E655F" w:rsidP="00BD67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A3D882" w14:textId="77777777" w:rsidR="006E655F" w:rsidRDefault="006E655F" w:rsidP="00BD6704">
      <w:r>
        <w:separator/>
      </w:r>
    </w:p>
  </w:footnote>
  <w:footnote w:type="continuationSeparator" w:id="0">
    <w:p w14:paraId="6A193E6B" w14:textId="77777777" w:rsidR="006E655F" w:rsidRDefault="006E655F" w:rsidP="00BD670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4406E8" w14:textId="77777777" w:rsidR="00EE7A82" w:rsidRPr="00BD6704" w:rsidRDefault="00EE7A82" w:rsidP="00BD6704">
    <w:pPr>
      <w:pStyle w:val="Header"/>
      <w:bidi/>
      <w:rPr>
        <w:szCs w:val="22"/>
      </w:rPr>
    </w:pPr>
    <w:r w:rsidRPr="00BD6704">
      <w:rPr>
        <w:rFonts w:hint="cs"/>
        <w:szCs w:val="22"/>
        <w:rtl/>
        <w:lang w:bidi="he-IL"/>
      </w:rPr>
      <w:t>דניאל פלדמן</w:t>
    </w:r>
    <w:r w:rsidRPr="00BD6704">
      <w:rPr>
        <w:rFonts w:hint="cs"/>
        <w:szCs w:val="22"/>
        <w:rtl/>
      </w:rPr>
      <w:t xml:space="preserve">, 302575436, </w:t>
    </w:r>
    <w:hyperlink r:id="rId1" w:history="1">
      <w:r w:rsidRPr="00BD6704">
        <w:rPr>
          <w:rStyle w:val="Hyperlink"/>
          <w:szCs w:val="22"/>
        </w:rPr>
        <w:t>feldman.daniel@gmail.com</w:t>
      </w:r>
    </w:hyperlink>
  </w:p>
  <w:p w14:paraId="41C9F1E2" w14:textId="77777777" w:rsidR="00EE7A82" w:rsidRPr="00BD6704" w:rsidRDefault="00EE7A82" w:rsidP="00BD6704">
    <w:pPr>
      <w:pStyle w:val="Header"/>
      <w:bidi/>
      <w:rPr>
        <w:szCs w:val="22"/>
        <w:rtl/>
      </w:rPr>
    </w:pPr>
    <w:r w:rsidRPr="00BD6704">
      <w:rPr>
        <w:rFonts w:hint="cs"/>
        <w:szCs w:val="22"/>
        <w:rtl/>
        <w:lang w:bidi="he-IL"/>
      </w:rPr>
      <w:t>דור מנדיל</w:t>
    </w:r>
    <w:r w:rsidRPr="00BD6704">
      <w:rPr>
        <w:rFonts w:hint="cs"/>
        <w:szCs w:val="22"/>
        <w:rtl/>
      </w:rPr>
      <w:t xml:space="preserve">, </w:t>
    </w:r>
    <w:r w:rsidRPr="00BD6704">
      <w:rPr>
        <w:rFonts w:cs="Arial"/>
        <w:szCs w:val="22"/>
        <w:rtl/>
      </w:rPr>
      <w:t>200968873</w:t>
    </w:r>
    <w:r w:rsidRPr="00BD6704">
      <w:rPr>
        <w:rFonts w:hint="cs"/>
        <w:szCs w:val="22"/>
        <w:rtl/>
      </w:rPr>
      <w:t xml:space="preserve">, </w:t>
    </w:r>
    <w:hyperlink r:id="rId2" w:history="1">
      <w:r w:rsidRPr="00BD6704">
        <w:rPr>
          <w:rStyle w:val="Hyperlink"/>
          <w:szCs w:val="22"/>
        </w:rPr>
        <w:t>med3590@gmail.com</w:t>
      </w:r>
    </w:hyperlink>
  </w:p>
  <w:p w14:paraId="7B5151D3" w14:textId="77777777" w:rsidR="00EE7A82" w:rsidRPr="00BD6704" w:rsidRDefault="00EE7A82" w:rsidP="00BD6704">
    <w:pPr>
      <w:pStyle w:val="Header"/>
      <w:bidi/>
      <w:rPr>
        <w:szCs w:val="22"/>
      </w:rPr>
    </w:pPr>
    <w:r w:rsidRPr="00BD6704">
      <w:rPr>
        <w:rFonts w:hint="cs"/>
        <w:szCs w:val="22"/>
        <w:rtl/>
        <w:lang w:bidi="he-IL"/>
      </w:rPr>
      <w:t>שקד גיטלמן</w:t>
    </w:r>
    <w:r w:rsidRPr="00BD6704">
      <w:rPr>
        <w:rFonts w:hint="cs"/>
        <w:szCs w:val="22"/>
        <w:rtl/>
      </w:rPr>
      <w:t>, 302683925 ,</w:t>
    </w:r>
    <w:r w:rsidRPr="00BD6704">
      <w:rPr>
        <w:szCs w:val="22"/>
      </w:rPr>
      <w:t xml:space="preserve"> </w:t>
    </w:r>
    <w:hyperlink r:id="rId3" w:history="1">
      <w:r w:rsidRPr="00BD6704">
        <w:rPr>
          <w:rStyle w:val="Hyperlink"/>
          <w:szCs w:val="22"/>
        </w:rPr>
        <w:t>shaked.gitelman@gmail.com</w:t>
      </w:r>
    </w:hyperlink>
  </w:p>
  <w:p w14:paraId="0EA7234B" w14:textId="77777777" w:rsidR="00EE7A82" w:rsidRDefault="00EE7A8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2F05F60"/>
    <w:multiLevelType w:val="hybridMultilevel"/>
    <w:tmpl w:val="879CF07A"/>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9F57FE9"/>
    <w:multiLevelType w:val="hybridMultilevel"/>
    <w:tmpl w:val="3F5C25FE"/>
    <w:lvl w:ilvl="0" w:tplc="68D89FC8">
      <w:start w:val="1"/>
      <w:numFmt w:val="decimal"/>
      <w:lvlText w:val="%1"/>
      <w:lvlJc w:val="left"/>
      <w:pPr>
        <w:ind w:left="720" w:hanging="360"/>
      </w:pPr>
      <w:rPr>
        <w:rFonts w:hint="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2441F42"/>
    <w:multiLevelType w:val="hybridMultilevel"/>
    <w:tmpl w:val="DF22C7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299468C"/>
    <w:multiLevelType w:val="hybridMultilevel"/>
    <w:tmpl w:val="5484B5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347C"/>
    <w:rsid w:val="00020809"/>
    <w:rsid w:val="00055CEC"/>
    <w:rsid w:val="00060EB4"/>
    <w:rsid w:val="000718BE"/>
    <w:rsid w:val="000B5284"/>
    <w:rsid w:val="00103EF8"/>
    <w:rsid w:val="001369EE"/>
    <w:rsid w:val="00142C6A"/>
    <w:rsid w:val="00182A83"/>
    <w:rsid w:val="001A28A9"/>
    <w:rsid w:val="001C03F9"/>
    <w:rsid w:val="001E1329"/>
    <w:rsid w:val="00200C75"/>
    <w:rsid w:val="00215D5B"/>
    <w:rsid w:val="00236283"/>
    <w:rsid w:val="00250F01"/>
    <w:rsid w:val="00265E53"/>
    <w:rsid w:val="002A347C"/>
    <w:rsid w:val="002C5CFA"/>
    <w:rsid w:val="002D4801"/>
    <w:rsid w:val="002E2EFC"/>
    <w:rsid w:val="002E7350"/>
    <w:rsid w:val="002F3C09"/>
    <w:rsid w:val="00327AF2"/>
    <w:rsid w:val="00333078"/>
    <w:rsid w:val="00342505"/>
    <w:rsid w:val="00372476"/>
    <w:rsid w:val="00381229"/>
    <w:rsid w:val="00395082"/>
    <w:rsid w:val="0047054A"/>
    <w:rsid w:val="004B7865"/>
    <w:rsid w:val="004D2F22"/>
    <w:rsid w:val="004E35E8"/>
    <w:rsid w:val="004F6546"/>
    <w:rsid w:val="0052189A"/>
    <w:rsid w:val="00537C31"/>
    <w:rsid w:val="00571907"/>
    <w:rsid w:val="005E204D"/>
    <w:rsid w:val="005F1D60"/>
    <w:rsid w:val="005F463E"/>
    <w:rsid w:val="0060771E"/>
    <w:rsid w:val="0061059F"/>
    <w:rsid w:val="00632DFC"/>
    <w:rsid w:val="00654CE2"/>
    <w:rsid w:val="006D0797"/>
    <w:rsid w:val="006E655F"/>
    <w:rsid w:val="0070720A"/>
    <w:rsid w:val="00756654"/>
    <w:rsid w:val="007A26DC"/>
    <w:rsid w:val="007B7CD5"/>
    <w:rsid w:val="007C1E11"/>
    <w:rsid w:val="007F4D97"/>
    <w:rsid w:val="00800E6F"/>
    <w:rsid w:val="008303E3"/>
    <w:rsid w:val="00866DCC"/>
    <w:rsid w:val="00876103"/>
    <w:rsid w:val="008963FD"/>
    <w:rsid w:val="0089717E"/>
    <w:rsid w:val="008C5B04"/>
    <w:rsid w:val="008E2193"/>
    <w:rsid w:val="008E3F62"/>
    <w:rsid w:val="00974AE9"/>
    <w:rsid w:val="0099157A"/>
    <w:rsid w:val="00993A5D"/>
    <w:rsid w:val="009A0BEA"/>
    <w:rsid w:val="009D5ED3"/>
    <w:rsid w:val="009F166A"/>
    <w:rsid w:val="00A510BA"/>
    <w:rsid w:val="00A71DFD"/>
    <w:rsid w:val="00AF01EF"/>
    <w:rsid w:val="00B47191"/>
    <w:rsid w:val="00B66D77"/>
    <w:rsid w:val="00B7365B"/>
    <w:rsid w:val="00BD6704"/>
    <w:rsid w:val="00BE37C9"/>
    <w:rsid w:val="00C339C9"/>
    <w:rsid w:val="00C463F4"/>
    <w:rsid w:val="00C63D1C"/>
    <w:rsid w:val="00C86C01"/>
    <w:rsid w:val="00CF43AF"/>
    <w:rsid w:val="00D161B3"/>
    <w:rsid w:val="00D32196"/>
    <w:rsid w:val="00D619DE"/>
    <w:rsid w:val="00E06D64"/>
    <w:rsid w:val="00E14283"/>
    <w:rsid w:val="00E40DC5"/>
    <w:rsid w:val="00E46BD5"/>
    <w:rsid w:val="00E75556"/>
    <w:rsid w:val="00EE7A82"/>
    <w:rsid w:val="00F11BC9"/>
    <w:rsid w:val="00F14E6E"/>
    <w:rsid w:val="00F652D0"/>
    <w:rsid w:val="00FC3149"/>
    <w:rsid w:val="00FD40F3"/>
    <w:rsid w:val="00FE7C2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BBA944"/>
  <w15:chartTrackingRefBased/>
  <w15:docId w15:val="{8E7D3F39-145F-452E-AED3-D7FAE8802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69EE"/>
    <w:rPr>
      <w:rFonts w:ascii="Arial" w:hAnsi="Arial"/>
      <w:sz w:val="22"/>
    </w:rPr>
  </w:style>
  <w:style w:type="paragraph" w:styleId="Heading1">
    <w:name w:val="heading 1"/>
    <w:basedOn w:val="Normal"/>
    <w:next w:val="Normal"/>
    <w:link w:val="Heading1Char"/>
    <w:uiPriority w:val="9"/>
    <w:qFormat/>
    <w:rsid w:val="008E219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71DF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F654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219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A347C"/>
    <w:pPr>
      <w:ind w:left="720"/>
      <w:contextualSpacing/>
    </w:pPr>
  </w:style>
  <w:style w:type="paragraph" w:styleId="Header">
    <w:name w:val="header"/>
    <w:basedOn w:val="Normal"/>
    <w:link w:val="HeaderChar"/>
    <w:uiPriority w:val="99"/>
    <w:unhideWhenUsed/>
    <w:rsid w:val="00BD6704"/>
    <w:pPr>
      <w:tabs>
        <w:tab w:val="center" w:pos="4680"/>
        <w:tab w:val="right" w:pos="9360"/>
      </w:tabs>
    </w:pPr>
  </w:style>
  <w:style w:type="character" w:customStyle="1" w:styleId="HeaderChar">
    <w:name w:val="Header Char"/>
    <w:basedOn w:val="DefaultParagraphFont"/>
    <w:link w:val="Header"/>
    <w:uiPriority w:val="99"/>
    <w:rsid w:val="00BD6704"/>
  </w:style>
  <w:style w:type="paragraph" w:styleId="Footer">
    <w:name w:val="footer"/>
    <w:basedOn w:val="Normal"/>
    <w:link w:val="FooterChar"/>
    <w:uiPriority w:val="99"/>
    <w:unhideWhenUsed/>
    <w:rsid w:val="00BD6704"/>
    <w:pPr>
      <w:tabs>
        <w:tab w:val="center" w:pos="4680"/>
        <w:tab w:val="right" w:pos="9360"/>
      </w:tabs>
    </w:pPr>
  </w:style>
  <w:style w:type="character" w:customStyle="1" w:styleId="FooterChar">
    <w:name w:val="Footer Char"/>
    <w:basedOn w:val="DefaultParagraphFont"/>
    <w:link w:val="Footer"/>
    <w:uiPriority w:val="99"/>
    <w:rsid w:val="00BD6704"/>
  </w:style>
  <w:style w:type="character" w:styleId="Hyperlink">
    <w:name w:val="Hyperlink"/>
    <w:basedOn w:val="DefaultParagraphFont"/>
    <w:uiPriority w:val="99"/>
    <w:unhideWhenUsed/>
    <w:rsid w:val="00BD6704"/>
    <w:rPr>
      <w:color w:val="0563C1" w:themeColor="hyperlink"/>
      <w:u w:val="single"/>
    </w:rPr>
  </w:style>
  <w:style w:type="character" w:customStyle="1" w:styleId="Heading2Char">
    <w:name w:val="Heading 2 Char"/>
    <w:basedOn w:val="DefaultParagraphFont"/>
    <w:link w:val="Heading2"/>
    <w:uiPriority w:val="9"/>
    <w:rsid w:val="00A71DF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F6546"/>
    <w:rPr>
      <w:rFonts w:asciiTheme="majorHAnsi" w:eastAsiaTheme="majorEastAsia" w:hAnsiTheme="majorHAnsi" w:cstheme="majorBidi"/>
      <w:color w:val="1F3763" w:themeColor="accent1" w:themeShade="7F"/>
    </w:rPr>
  </w:style>
  <w:style w:type="table" w:styleId="GridTable3-Accent6">
    <w:name w:val="Grid Table 3 Accent 6"/>
    <w:basedOn w:val="TableNormal"/>
    <w:uiPriority w:val="48"/>
    <w:rsid w:val="00FC3149"/>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3-Accent5">
    <w:name w:val="Grid Table 3 Accent 5"/>
    <w:basedOn w:val="TableNormal"/>
    <w:uiPriority w:val="48"/>
    <w:rsid w:val="00FC3149"/>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5Dark-Accent6">
    <w:name w:val="Grid Table 5 Dark Accent 6"/>
    <w:basedOn w:val="TableNormal"/>
    <w:uiPriority w:val="50"/>
    <w:rsid w:val="00FC314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5Dark-Accent5">
    <w:name w:val="Grid Table 5 Dark Accent 5"/>
    <w:basedOn w:val="TableNormal"/>
    <w:uiPriority w:val="50"/>
    <w:rsid w:val="00FC314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eGrid">
    <w:name w:val="Table Grid"/>
    <w:basedOn w:val="TableNormal"/>
    <w:uiPriority w:val="39"/>
    <w:rsid w:val="00055C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055CE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PlaceholderText">
    <w:name w:val="Placeholder Text"/>
    <w:basedOn w:val="DefaultParagraphFont"/>
    <w:uiPriority w:val="99"/>
    <w:semiHidden/>
    <w:rsid w:val="00537C31"/>
    <w:rPr>
      <w:color w:val="808080"/>
    </w:rPr>
  </w:style>
  <w:style w:type="paragraph" w:styleId="BalloonText">
    <w:name w:val="Balloon Text"/>
    <w:basedOn w:val="Normal"/>
    <w:link w:val="BalloonTextChar"/>
    <w:uiPriority w:val="99"/>
    <w:semiHidden/>
    <w:unhideWhenUsed/>
    <w:rsid w:val="0060771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771E"/>
    <w:rPr>
      <w:rFonts w:ascii="Segoe UI" w:hAnsi="Segoe UI" w:cs="Segoe UI"/>
      <w:sz w:val="18"/>
      <w:szCs w:val="18"/>
    </w:rPr>
  </w:style>
  <w:style w:type="paragraph" w:styleId="Revision">
    <w:name w:val="Revision"/>
    <w:hidden/>
    <w:uiPriority w:val="99"/>
    <w:semiHidden/>
    <w:rsid w:val="0060771E"/>
    <w:rPr>
      <w:rFonts w:ascii="Arial" w:hAnsi="Arial"/>
      <w:sz w:val="22"/>
    </w:rPr>
  </w:style>
  <w:style w:type="character" w:styleId="CommentReference">
    <w:name w:val="annotation reference"/>
    <w:basedOn w:val="DefaultParagraphFont"/>
    <w:uiPriority w:val="99"/>
    <w:semiHidden/>
    <w:unhideWhenUsed/>
    <w:rsid w:val="0099157A"/>
    <w:rPr>
      <w:sz w:val="18"/>
      <w:szCs w:val="18"/>
    </w:rPr>
  </w:style>
  <w:style w:type="paragraph" w:styleId="CommentText">
    <w:name w:val="annotation text"/>
    <w:basedOn w:val="Normal"/>
    <w:link w:val="CommentTextChar"/>
    <w:uiPriority w:val="99"/>
    <w:semiHidden/>
    <w:unhideWhenUsed/>
    <w:rsid w:val="0099157A"/>
    <w:rPr>
      <w:sz w:val="24"/>
    </w:rPr>
  </w:style>
  <w:style w:type="character" w:customStyle="1" w:styleId="CommentTextChar">
    <w:name w:val="Comment Text Char"/>
    <w:basedOn w:val="DefaultParagraphFont"/>
    <w:link w:val="CommentText"/>
    <w:uiPriority w:val="99"/>
    <w:semiHidden/>
    <w:rsid w:val="0099157A"/>
    <w:rPr>
      <w:rFonts w:ascii="Arial" w:hAnsi="Arial"/>
    </w:rPr>
  </w:style>
  <w:style w:type="paragraph" w:styleId="CommentSubject">
    <w:name w:val="annotation subject"/>
    <w:basedOn w:val="CommentText"/>
    <w:next w:val="CommentText"/>
    <w:link w:val="CommentSubjectChar"/>
    <w:uiPriority w:val="99"/>
    <w:semiHidden/>
    <w:unhideWhenUsed/>
    <w:rsid w:val="0099157A"/>
    <w:rPr>
      <w:b/>
      <w:bCs/>
      <w:sz w:val="20"/>
      <w:szCs w:val="20"/>
    </w:rPr>
  </w:style>
  <w:style w:type="character" w:customStyle="1" w:styleId="CommentSubjectChar">
    <w:name w:val="Comment Subject Char"/>
    <w:basedOn w:val="CommentTextChar"/>
    <w:link w:val="CommentSubject"/>
    <w:uiPriority w:val="99"/>
    <w:semiHidden/>
    <w:rsid w:val="0099157A"/>
    <w:rPr>
      <w:rFonts w:ascii="Arial" w:hAnsi="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0356298">
      <w:bodyDiv w:val="1"/>
      <w:marLeft w:val="0"/>
      <w:marRight w:val="0"/>
      <w:marTop w:val="0"/>
      <w:marBottom w:val="0"/>
      <w:divBdr>
        <w:top w:val="none" w:sz="0" w:space="0" w:color="auto"/>
        <w:left w:val="none" w:sz="0" w:space="0" w:color="auto"/>
        <w:bottom w:val="none" w:sz="0" w:space="0" w:color="auto"/>
        <w:right w:val="none" w:sz="0" w:space="0" w:color="auto"/>
      </w:divBdr>
    </w:div>
    <w:div w:id="1764715906">
      <w:bodyDiv w:val="1"/>
      <w:marLeft w:val="0"/>
      <w:marRight w:val="0"/>
      <w:marTop w:val="0"/>
      <w:marBottom w:val="0"/>
      <w:divBdr>
        <w:top w:val="none" w:sz="0" w:space="0" w:color="auto"/>
        <w:left w:val="none" w:sz="0" w:space="0" w:color="auto"/>
        <w:bottom w:val="none" w:sz="0" w:space="0" w:color="auto"/>
        <w:right w:val="none" w:sz="0" w:space="0" w:color="auto"/>
      </w:divBdr>
    </w:div>
    <w:div w:id="18427443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people" Target="people.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hyperlink" Target="mailto:shaked.gitelman@gmail.com" TargetMode="External"/><Relationship Id="rId2" Type="http://schemas.openxmlformats.org/officeDocument/2006/relationships/hyperlink" Target="mailto:med3590@gmail.com" TargetMode="External"/><Relationship Id="rId1" Type="http://schemas.openxmlformats.org/officeDocument/2006/relationships/hyperlink" Target="mailto:feldman.daniel@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80425B-F318-4F23-BCA0-7DB70B9AB2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TotalTime>
  <Pages>5</Pages>
  <Words>1140</Words>
  <Characters>6502</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Shaked Gitelman</dc:creator>
  <cp:keywords/>
  <dc:description/>
  <cp:lastModifiedBy>user</cp:lastModifiedBy>
  <cp:revision>46</cp:revision>
  <cp:lastPrinted>2017-01-01T08:20:00Z</cp:lastPrinted>
  <dcterms:created xsi:type="dcterms:W3CDTF">2016-12-24T13:01:00Z</dcterms:created>
  <dcterms:modified xsi:type="dcterms:W3CDTF">2017-01-01T08:21:00Z</dcterms:modified>
</cp:coreProperties>
</file>