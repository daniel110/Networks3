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CB435" w14:textId="14D39078" w:rsidR="00FE7C2B" w:rsidRDefault="002A347C" w:rsidP="002A347C">
      <w:pPr>
        <w:pStyle w:val="Heading1"/>
        <w:bidi/>
        <w:jc w:val="center"/>
        <w:rPr>
          <w:u w:val="single"/>
          <w:rtl/>
          <w:lang w:bidi="he-IL"/>
        </w:rPr>
      </w:pPr>
      <w:r w:rsidRPr="002A347C">
        <w:rPr>
          <w:rFonts w:hint="cs"/>
          <w:u w:val="single"/>
          <w:rtl/>
          <w:lang w:bidi="he-IL"/>
        </w:rPr>
        <w:t>רשתות תקשורת מחשבים - תרגיל בית תיאורטי 2</w:t>
      </w:r>
    </w:p>
    <w:p w14:paraId="63FEEE46" w14:textId="77325D98" w:rsidR="00265E53" w:rsidRDefault="00C63D1C" w:rsidP="00A71DFD">
      <w:pPr>
        <w:bidi/>
        <w:rPr>
          <w:lang w:bidi="he-IL"/>
        </w:rPr>
      </w:pPr>
      <w:r>
        <w:rPr>
          <w:noProof/>
          <w:lang w:bidi="he-IL"/>
        </w:rPr>
        <w:drawing>
          <wp:anchor distT="0" distB="0" distL="114300" distR="114300" simplePos="0" relativeHeight="251640320" behindDoc="0" locked="0" layoutInCell="1" allowOverlap="1" wp14:anchorId="6AC01F4F" wp14:editId="57D61A5F">
            <wp:simplePos x="0" y="0"/>
            <wp:positionH relativeFrom="column">
              <wp:posOffset>-891540</wp:posOffset>
            </wp:positionH>
            <wp:positionV relativeFrom="paragraph">
              <wp:posOffset>288925</wp:posOffset>
            </wp:positionV>
            <wp:extent cx="5727700" cy="2860040"/>
            <wp:effectExtent l="0" t="0" r="6350" b="0"/>
            <wp:wrapThrough wrapText="bothSides">
              <wp:wrapPolygon edited="0">
                <wp:start x="0" y="0"/>
                <wp:lineTo x="0" y="21437"/>
                <wp:lineTo x="21552" y="21437"/>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p>
    <w:p w14:paraId="4607E40C" w14:textId="54590C1B" w:rsidR="00265E53" w:rsidRDefault="00265E53" w:rsidP="00265E53">
      <w:pPr>
        <w:bidi/>
        <w:ind w:left="360"/>
        <w:rPr>
          <w:lang w:bidi="he-IL"/>
        </w:rPr>
      </w:pPr>
    </w:p>
    <w:p w14:paraId="37C47A6D" w14:textId="07017E27" w:rsidR="00265E53" w:rsidRPr="00C339C9" w:rsidRDefault="00A71DFD" w:rsidP="00A71DFD">
      <w:pPr>
        <w:pStyle w:val="Heading2"/>
        <w:bidi/>
        <w:rPr>
          <w:u w:val="single"/>
          <w:rtl/>
          <w:lang w:bidi="he-IL"/>
        </w:rPr>
      </w:pPr>
      <w:r w:rsidRPr="00C339C9">
        <w:rPr>
          <w:rFonts w:hint="cs"/>
          <w:u w:val="single"/>
          <w:rtl/>
          <w:lang w:bidi="he-IL"/>
        </w:rPr>
        <w:t>שאלה 1</w:t>
      </w:r>
    </w:p>
    <w:p w14:paraId="079967D1" w14:textId="6C2B2639" w:rsidR="00265E53" w:rsidRDefault="00265E53" w:rsidP="00265E53">
      <w:pPr>
        <w:bidi/>
        <w:ind w:left="360"/>
        <w:rPr>
          <w:lang w:bidi="he-IL"/>
        </w:rPr>
      </w:pPr>
    </w:p>
    <w:p w14:paraId="23306397" w14:textId="4E663C96" w:rsidR="00265E53" w:rsidRDefault="00C63D1C" w:rsidP="00265E53">
      <w:pPr>
        <w:bidi/>
        <w:ind w:left="360"/>
        <w:rPr>
          <w:lang w:bidi="he-IL"/>
        </w:rPr>
      </w:pPr>
      <w:r>
        <w:rPr>
          <w:noProof/>
          <w:lang w:bidi="he-IL"/>
        </w:rPr>
        <mc:AlternateContent>
          <mc:Choice Requires="wps">
            <w:drawing>
              <wp:anchor distT="0" distB="0" distL="114300" distR="114300" simplePos="0" relativeHeight="251644416" behindDoc="0" locked="0" layoutInCell="1" allowOverlap="1" wp14:anchorId="482DD984" wp14:editId="5D46CB18">
                <wp:simplePos x="0" y="0"/>
                <wp:positionH relativeFrom="column">
                  <wp:posOffset>1962150</wp:posOffset>
                </wp:positionH>
                <wp:positionV relativeFrom="paragraph">
                  <wp:posOffset>104140</wp:posOffset>
                </wp:positionV>
                <wp:extent cx="1257935" cy="5080"/>
                <wp:effectExtent l="19050" t="19050" r="18415" b="33020"/>
                <wp:wrapThrough wrapText="bothSides">
                  <wp:wrapPolygon edited="0">
                    <wp:start x="-327" y="-81000"/>
                    <wp:lineTo x="-327" y="81000"/>
                    <wp:lineTo x="21589" y="81000"/>
                    <wp:lineTo x="21589" y="-81000"/>
                    <wp:lineTo x="-327" y="-81000"/>
                  </wp:wrapPolygon>
                </wp:wrapThrough>
                <wp:docPr id="11" name="Straight Connector 11"/>
                <wp:cNvGraphicFramePr/>
                <a:graphic xmlns:a="http://schemas.openxmlformats.org/drawingml/2006/main">
                  <a:graphicData uri="http://schemas.microsoft.com/office/word/2010/wordprocessingShape">
                    <wps:wsp>
                      <wps:cNvCnPr/>
                      <wps:spPr>
                        <a:xfrm flipH="1" flipV="1">
                          <a:off x="0" y="0"/>
                          <a:ext cx="1257935" cy="50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1557A20E" id="Straight Connector 11" o:spid="_x0000_s1026" style="position:absolute;flip:x y;z-index:251644416;visibility:visible;mso-wrap-style:square;mso-wrap-distance-left:9pt;mso-wrap-distance-top:0;mso-wrap-distance-right:9pt;mso-wrap-distance-bottom:0;mso-position-horizontal:absolute;mso-position-horizontal-relative:text;mso-position-vertical:absolute;mso-position-vertical-relative:text" from="154.5pt,8.2pt" to="253.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1584" behindDoc="0" locked="0" layoutInCell="1" allowOverlap="1" wp14:anchorId="694A8065" wp14:editId="4BEA6910">
                <wp:simplePos x="0" y="0"/>
                <wp:positionH relativeFrom="column">
                  <wp:posOffset>2895600</wp:posOffset>
                </wp:positionH>
                <wp:positionV relativeFrom="paragraph">
                  <wp:posOffset>81915</wp:posOffset>
                </wp:positionV>
                <wp:extent cx="695325" cy="345440"/>
                <wp:effectExtent l="0" t="0" r="0" b="0"/>
                <wp:wrapThrough wrapText="bothSides">
                  <wp:wrapPolygon edited="0">
                    <wp:start x="1184" y="0"/>
                    <wp:lineTo x="1184" y="20250"/>
                    <wp:lineTo x="19529" y="20250"/>
                    <wp:lineTo x="19529" y="0"/>
                    <wp:lineTo x="1184" y="0"/>
                  </wp:wrapPolygon>
                </wp:wrapThrough>
                <wp:docPr id="24" name="Text Box 2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type w14:anchorId="694A8065" id="_x0000_t202" coordsize="21600,21600" o:spt="202" path="m,l,21600r21600,l21600,xe">
                <v:stroke joinstyle="miter"/>
                <v:path gradientshapeok="t" o:connecttype="rect"/>
              </v:shapetype>
              <v:shape id="Text Box 24" o:spid="_x0000_s1026" type="#_x0000_t202" style="position:absolute;left:0;text-align:left;margin-left:228pt;margin-top:6.45pt;width:54.75pt;height:27.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" filled="f" stroked="f">
                <v:textbox>
                  <w:txbxContent>
                    <w:p w14:paraId="7F8E5687"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2696735" w14:textId="15F6BBDA" w:rsidR="002A347C" w:rsidRDefault="006D0797" w:rsidP="00265E53">
      <w:pPr>
        <w:bidi/>
        <w:ind w:left="360"/>
        <w:rPr>
          <w:lang w:bidi="he-IL"/>
        </w:rPr>
      </w:pPr>
      <w:r>
        <w:rPr>
          <w:noProof/>
          <w:lang w:bidi="he-IL"/>
        </w:rPr>
        <mc:AlternateContent>
          <mc:Choice Requires="wps">
            <w:drawing>
              <wp:anchor distT="0" distB="0" distL="114300" distR="114300" simplePos="0" relativeHeight="251649536" behindDoc="0" locked="0" layoutInCell="1" allowOverlap="1" wp14:anchorId="3C3F62FA" wp14:editId="052A1847">
                <wp:simplePos x="0" y="0"/>
                <wp:positionH relativeFrom="column">
                  <wp:posOffset>3629025</wp:posOffset>
                </wp:positionH>
                <wp:positionV relativeFrom="paragraph">
                  <wp:posOffset>5715</wp:posOffset>
                </wp:positionV>
                <wp:extent cx="723900" cy="345440"/>
                <wp:effectExtent l="0" t="0" r="0" b="0"/>
                <wp:wrapThrough wrapText="bothSides">
                  <wp:wrapPolygon edited="0">
                    <wp:start x="1137" y="0"/>
                    <wp:lineTo x="1137" y="20250"/>
                    <wp:lineTo x="19895" y="20250"/>
                    <wp:lineTo x="19895" y="0"/>
                    <wp:lineTo x="1137" y="0"/>
                  </wp:wrapPolygon>
                </wp:wrapThrough>
                <wp:docPr id="20" name="Text Box 20"/>
                <wp:cNvGraphicFramePr/>
                <a:graphic xmlns:a="http://schemas.openxmlformats.org/drawingml/2006/main">
                  <a:graphicData uri="http://schemas.microsoft.com/office/word/2010/wordprocessingShape">
                    <wps:wsp>
                      <wps:cNvSpPr txBox="1"/>
                      <wps:spPr>
                        <a:xfrm>
                          <a:off x="0" y="0"/>
                          <a:ext cx="723900" cy="345440"/>
                        </a:xfrm>
                        <a:prstGeom prst="rect">
                          <a:avLst/>
                        </a:prstGeom>
                        <a:noFill/>
                        <a:ln>
                          <a:noFill/>
                        </a:ln>
                        <a:effectLst/>
                      </wps:spPr>
                      <wps:txb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3C3F62FA" id="Text Box 20" o:spid="_x0000_s1028" type="#_x0000_t202" style="position:absolute;left:0;text-align:left;margin-left:285.75pt;margin-top:.45pt;width:57pt;height:27.2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" filled="f" stroked="f">
                <v:textbox>
                  <w:txbxContent>
                    <w:p w14:paraId="056CD500" w14:textId="47914B8E"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632DFC">
        <w:rPr>
          <w:noProof/>
          <w:lang w:bidi="he-IL"/>
        </w:rPr>
        <mc:AlternateContent>
          <mc:Choice Requires="wps">
            <w:drawing>
              <wp:anchor distT="0" distB="0" distL="114300" distR="114300" simplePos="0" relativeHeight="251645440" behindDoc="0" locked="0" layoutInCell="1" allowOverlap="1" wp14:anchorId="299C5BE4" wp14:editId="51D097C0">
                <wp:simplePos x="0" y="0"/>
                <wp:positionH relativeFrom="column">
                  <wp:posOffset>3676650</wp:posOffset>
                </wp:positionH>
                <wp:positionV relativeFrom="paragraph">
                  <wp:posOffset>66675</wp:posOffset>
                </wp:positionV>
                <wp:extent cx="44450" cy="666750"/>
                <wp:effectExtent l="19050" t="19050" r="31750" b="19050"/>
                <wp:wrapThrough wrapText="bothSides">
                  <wp:wrapPolygon edited="0">
                    <wp:start x="-9257" y="-617"/>
                    <wp:lineTo x="-9257" y="21600"/>
                    <wp:lineTo x="27771" y="21600"/>
                    <wp:lineTo x="27771" y="-617"/>
                    <wp:lineTo x="-9257" y="-617"/>
                  </wp:wrapPolygon>
                </wp:wrapThrough>
                <wp:docPr id="10" name="Straight Connector 10"/>
                <wp:cNvGraphicFramePr/>
                <a:graphic xmlns:a="http://schemas.openxmlformats.org/drawingml/2006/main">
                  <a:graphicData uri="http://schemas.microsoft.com/office/word/2010/wordprocessingShape">
                    <wps:wsp>
                      <wps:cNvCnPr/>
                      <wps:spPr>
                        <a:xfrm flipH="1" flipV="1">
                          <a:off x="0" y="0"/>
                          <a:ext cx="44450" cy="66675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EC67164" id="Straight Connector 10" o:spid="_x0000_s1026" style="position:absolute;flip:x y;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5.25pt" to="29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6464" behindDoc="0" locked="0" layoutInCell="1" allowOverlap="1" wp14:anchorId="71A66841" wp14:editId="50B0C4F7">
                <wp:simplePos x="0" y="0"/>
                <wp:positionH relativeFrom="column">
                  <wp:posOffset>1393902</wp:posOffset>
                </wp:positionH>
                <wp:positionV relativeFrom="paragraph">
                  <wp:posOffset>69556</wp:posOffset>
                </wp:positionV>
                <wp:extent cx="570865" cy="457200"/>
                <wp:effectExtent l="0" t="0" r="0" b="0"/>
                <wp:wrapThrough wrapText="bothSides">
                  <wp:wrapPolygon edited="0">
                    <wp:start x="3844" y="0"/>
                    <wp:lineTo x="0" y="4800"/>
                    <wp:lineTo x="0" y="15600"/>
                    <wp:lineTo x="3844" y="20400"/>
                    <wp:lineTo x="16338" y="20400"/>
                    <wp:lineTo x="20182" y="15600"/>
                    <wp:lineTo x="20182" y="4800"/>
                    <wp:lineTo x="16338" y="0"/>
                    <wp:lineTo x="3844" y="0"/>
                  </wp:wrapPolygon>
                </wp:wrapThrough>
                <wp:docPr id="14" name="Oval 14"/>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oval w14:anchorId="301F77F7" id="Oval 14" o:spid="_x0000_s1026" style="position:absolute;margin-left:109.75pt;margin-top:5.5pt;width:44.95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" fillcolor="yellow" stroked="f" strokeweight="1pt">
                <v:fill opacity="15163f"/>
                <v:stroke joinstyle="miter"/>
                <w10:wrap type="through"/>
              </v:oval>
            </w:pict>
          </mc:Fallback>
        </mc:AlternateContent>
      </w:r>
    </w:p>
    <w:p w14:paraId="70A91D70" w14:textId="5DA870C4" w:rsidR="00265E53" w:rsidRDefault="00632DFC" w:rsidP="00265E53">
      <w:pPr>
        <w:bidi/>
        <w:ind w:left="360"/>
        <w:rPr>
          <w:lang w:bidi="he-IL"/>
        </w:rPr>
      </w:pPr>
      <w:r>
        <w:rPr>
          <w:noProof/>
          <w:lang w:bidi="he-IL"/>
        </w:rPr>
        <mc:AlternateContent>
          <mc:Choice Requires="wps">
            <w:drawing>
              <wp:anchor distT="0" distB="0" distL="114300" distR="114300" simplePos="0" relativeHeight="251650560" behindDoc="0" locked="0" layoutInCell="1" allowOverlap="1" wp14:anchorId="7D8E1B78" wp14:editId="7D1B4C1F">
                <wp:simplePos x="0" y="0"/>
                <wp:positionH relativeFrom="column">
                  <wp:posOffset>1870075</wp:posOffset>
                </wp:positionH>
                <wp:positionV relativeFrom="paragraph">
                  <wp:posOffset>58420</wp:posOffset>
                </wp:positionV>
                <wp:extent cx="695325" cy="345440"/>
                <wp:effectExtent l="0" t="0" r="0" b="0"/>
                <wp:wrapThrough wrapText="bothSides">
                  <wp:wrapPolygon edited="0">
                    <wp:start x="1184" y="0"/>
                    <wp:lineTo x="1184" y="20250"/>
                    <wp:lineTo x="19529" y="20250"/>
                    <wp:lineTo x="19529" y="0"/>
                    <wp:lineTo x="1184" y="0"/>
                  </wp:wrapPolygon>
                </wp:wrapThrough>
                <wp:docPr id="22" name="Text Box 2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7D8E1B78" id="Text Box 22" o:spid="_x0000_s1029" type="#_x0000_t202" style="position:absolute;left:0;text-align:left;margin-left:147.25pt;margin-top:4.6pt;width:54.75pt;height:27.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" filled="f" stroked="f">
                <v:textbox>
                  <w:txbxContent>
                    <w:p w14:paraId="6BD6B17D"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2DB52F1"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41344" behindDoc="0" locked="0" layoutInCell="1" allowOverlap="1" wp14:anchorId="2EB88DE5" wp14:editId="2C36C0CD">
                <wp:simplePos x="0" y="0"/>
                <wp:positionH relativeFrom="column">
                  <wp:posOffset>1876425</wp:posOffset>
                </wp:positionH>
                <wp:positionV relativeFrom="paragraph">
                  <wp:posOffset>94615</wp:posOffset>
                </wp:positionV>
                <wp:extent cx="654050" cy="278130"/>
                <wp:effectExtent l="19050" t="19050" r="31750" b="26670"/>
                <wp:wrapThrough wrapText="bothSides">
                  <wp:wrapPolygon edited="0">
                    <wp:start x="-629" y="-1479"/>
                    <wp:lineTo x="-629" y="1479"/>
                    <wp:lineTo x="18874" y="22192"/>
                    <wp:lineTo x="18874" y="22192"/>
                    <wp:lineTo x="22019" y="22192"/>
                    <wp:lineTo x="22019" y="17753"/>
                    <wp:lineTo x="5662" y="-1479"/>
                    <wp:lineTo x="1887" y="-1479"/>
                    <wp:lineTo x="-629" y="-1479"/>
                  </wp:wrapPolygon>
                </wp:wrapThrough>
                <wp:docPr id="4" name="Straight Connector 4"/>
                <wp:cNvGraphicFramePr/>
                <a:graphic xmlns:a="http://schemas.openxmlformats.org/drawingml/2006/main">
                  <a:graphicData uri="http://schemas.microsoft.com/office/word/2010/wordprocessingShape">
                    <wps:wsp>
                      <wps:cNvCnPr/>
                      <wps:spPr>
                        <a:xfrm>
                          <a:off x="0" y="0"/>
                          <a:ext cx="654050" cy="27813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6A9E26C5" id="Straight Connector 4"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7.45pt" to="199.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" strokecolor="red" strokeweight="2.5pt">
                <v:stroke joinstyle="miter"/>
                <w10:wrap type="through"/>
              </v:line>
            </w:pict>
          </mc:Fallback>
        </mc:AlternateContent>
      </w:r>
    </w:p>
    <w:p w14:paraId="5309A7C3" w14:textId="5E944FE0" w:rsidR="00265E53" w:rsidRDefault="006D0797" w:rsidP="00265E53">
      <w:pPr>
        <w:bidi/>
        <w:ind w:left="360"/>
        <w:rPr>
          <w:lang w:bidi="he-IL"/>
        </w:rPr>
      </w:pPr>
      <w:r>
        <w:rPr>
          <w:noProof/>
          <w:lang w:bidi="he-IL"/>
        </w:rPr>
        <mc:AlternateContent>
          <mc:Choice Requires="wps">
            <w:drawing>
              <wp:anchor distT="0" distB="0" distL="114300" distR="114300" simplePos="0" relativeHeight="251647488" behindDoc="0" locked="0" layoutInCell="1" allowOverlap="1" wp14:anchorId="0F201B49" wp14:editId="3B7D86EE">
                <wp:simplePos x="0" y="0"/>
                <wp:positionH relativeFrom="column">
                  <wp:posOffset>3676650</wp:posOffset>
                </wp:positionH>
                <wp:positionV relativeFrom="paragraph">
                  <wp:posOffset>174625</wp:posOffset>
                </wp:positionV>
                <wp:extent cx="371475" cy="696595"/>
                <wp:effectExtent l="19050" t="19050" r="28575" b="27305"/>
                <wp:wrapThrough wrapText="bothSides">
                  <wp:wrapPolygon edited="0">
                    <wp:start x="17723" y="-591"/>
                    <wp:lineTo x="14400" y="1772"/>
                    <wp:lineTo x="8862" y="8270"/>
                    <wp:lineTo x="-1108" y="17721"/>
                    <wp:lineTo x="-1108" y="21856"/>
                    <wp:lineTo x="2215" y="21856"/>
                    <wp:lineTo x="3323" y="21856"/>
                    <wp:lineTo x="7754" y="18312"/>
                    <wp:lineTo x="15508" y="8861"/>
                    <wp:lineTo x="22154" y="0"/>
                    <wp:lineTo x="22154" y="-591"/>
                    <wp:lineTo x="17723" y="-591"/>
                  </wp:wrapPolygon>
                </wp:wrapThrough>
                <wp:docPr id="9" name="Straight Connector 9"/>
                <wp:cNvGraphicFramePr/>
                <a:graphic xmlns:a="http://schemas.openxmlformats.org/drawingml/2006/main">
                  <a:graphicData uri="http://schemas.microsoft.com/office/word/2010/wordprocessingShape">
                    <wps:wsp>
                      <wps:cNvCnPr/>
                      <wps:spPr>
                        <a:xfrm flipV="1">
                          <a:off x="0" y="0"/>
                          <a:ext cx="371475" cy="6965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4AB4E575" id="Straight Connector 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13.75pt" to="318.7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52608" behindDoc="0" locked="0" layoutInCell="1" allowOverlap="1" wp14:anchorId="1AF496B7" wp14:editId="3C3FF816">
                <wp:simplePos x="0" y="0"/>
                <wp:positionH relativeFrom="column">
                  <wp:posOffset>-323850</wp:posOffset>
                </wp:positionH>
                <wp:positionV relativeFrom="paragraph">
                  <wp:posOffset>174625</wp:posOffset>
                </wp:positionV>
                <wp:extent cx="60960" cy="688340"/>
                <wp:effectExtent l="19050" t="19050" r="34290" b="16510"/>
                <wp:wrapThrough wrapText="bothSides">
                  <wp:wrapPolygon edited="0">
                    <wp:start x="0" y="-598"/>
                    <wp:lineTo x="-6750" y="9565"/>
                    <wp:lineTo x="-6750" y="21520"/>
                    <wp:lineTo x="20250" y="21520"/>
                    <wp:lineTo x="27000" y="9565"/>
                    <wp:lineTo x="27000" y="-598"/>
                    <wp:lineTo x="0" y="-598"/>
                  </wp:wrapPolygon>
                </wp:wrapThrough>
                <wp:docPr id="25" name="Straight Connector 25"/>
                <wp:cNvGraphicFramePr/>
                <a:graphic xmlns:a="http://schemas.openxmlformats.org/drawingml/2006/main">
                  <a:graphicData uri="http://schemas.microsoft.com/office/word/2010/wordprocessingShape">
                    <wps:wsp>
                      <wps:cNvCnPr/>
                      <wps:spPr>
                        <a:xfrm flipV="1">
                          <a:off x="0" y="0"/>
                          <a:ext cx="60960"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1ADBCD1B" id="Straight Connector 25"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3.75pt" to="-20.7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" strokecolor="red" strokeweight="2.5pt">
                <v:stroke joinstyle="miter"/>
                <w10:wrap type="through"/>
              </v:line>
            </w:pict>
          </mc:Fallback>
        </mc:AlternateContent>
      </w:r>
    </w:p>
    <w:p w14:paraId="3475D73B" w14:textId="6C3F0223" w:rsidR="00265E53" w:rsidRDefault="006D0797" w:rsidP="00265E53">
      <w:pPr>
        <w:bidi/>
        <w:ind w:left="360"/>
        <w:rPr>
          <w:lang w:bidi="he-IL"/>
        </w:rPr>
      </w:pPr>
      <w:r>
        <w:rPr>
          <w:noProof/>
          <w:lang w:bidi="he-IL"/>
        </w:rPr>
        <mc:AlternateContent>
          <mc:Choice Requires="wps">
            <w:drawing>
              <wp:anchor distT="0" distB="0" distL="114300" distR="114300" simplePos="0" relativeHeight="251643392" behindDoc="0" locked="0" layoutInCell="1" allowOverlap="1" wp14:anchorId="31E27BE2" wp14:editId="06B26A36">
                <wp:simplePos x="0" y="0"/>
                <wp:positionH relativeFrom="column">
                  <wp:posOffset>1876425</wp:posOffset>
                </wp:positionH>
                <wp:positionV relativeFrom="paragraph">
                  <wp:posOffset>8255</wp:posOffset>
                </wp:positionV>
                <wp:extent cx="541655" cy="911860"/>
                <wp:effectExtent l="19050" t="19050" r="29845" b="21590"/>
                <wp:wrapThrough wrapText="bothSides">
                  <wp:wrapPolygon edited="0">
                    <wp:start x="18992" y="-451"/>
                    <wp:lineTo x="4558" y="13538"/>
                    <wp:lineTo x="-760" y="13989"/>
                    <wp:lineTo x="-760" y="21660"/>
                    <wp:lineTo x="2279" y="21660"/>
                    <wp:lineTo x="10635" y="13989"/>
                    <wp:lineTo x="16713" y="6769"/>
                    <wp:lineTo x="22030" y="0"/>
                    <wp:lineTo x="22030" y="-451"/>
                    <wp:lineTo x="18992" y="-451"/>
                  </wp:wrapPolygon>
                </wp:wrapThrough>
                <wp:docPr id="6" name="Straight Connector 6"/>
                <wp:cNvGraphicFramePr/>
                <a:graphic xmlns:a="http://schemas.openxmlformats.org/drawingml/2006/main">
                  <a:graphicData uri="http://schemas.microsoft.com/office/word/2010/wordprocessingShape">
                    <wps:wsp>
                      <wps:cNvCnPr/>
                      <wps:spPr>
                        <a:xfrm flipH="1">
                          <a:off x="0" y="0"/>
                          <a:ext cx="541655" cy="9118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1B156A0E" id="Straight Connector 6"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65pt" to="190.4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" strokecolor="red" strokeweight="2.5pt">
                <v:stroke joinstyle="miter"/>
                <w10:wrap type="through"/>
              </v:line>
            </w:pict>
          </mc:Fallback>
        </mc:AlternateContent>
      </w:r>
      <w:r w:rsidR="00632DFC">
        <w:rPr>
          <w:noProof/>
          <w:lang w:bidi="he-IL"/>
        </w:rPr>
        <mc:AlternateContent>
          <mc:Choice Requires="wps">
            <w:drawing>
              <wp:anchor distT="0" distB="0" distL="114300" distR="114300" simplePos="0" relativeHeight="251642368" behindDoc="0" locked="0" layoutInCell="1" allowOverlap="1" wp14:anchorId="613BC076" wp14:editId="2F7C51B2">
                <wp:simplePos x="0" y="0"/>
                <wp:positionH relativeFrom="column">
                  <wp:posOffset>2877014</wp:posOffset>
                </wp:positionH>
                <wp:positionV relativeFrom="paragraph">
                  <wp:posOffset>5560</wp:posOffset>
                </wp:positionV>
                <wp:extent cx="572755" cy="688340"/>
                <wp:effectExtent l="0" t="0" r="37465" b="48260"/>
                <wp:wrapThrough wrapText="bothSides">
                  <wp:wrapPolygon edited="0">
                    <wp:start x="0" y="0"/>
                    <wp:lineTo x="0" y="1594"/>
                    <wp:lineTo x="9589" y="12753"/>
                    <wp:lineTo x="19179" y="22317"/>
                    <wp:lineTo x="22055" y="22317"/>
                    <wp:lineTo x="22055" y="19926"/>
                    <wp:lineTo x="2877" y="0"/>
                    <wp:lineTo x="0" y="0"/>
                  </wp:wrapPolygon>
                </wp:wrapThrough>
                <wp:docPr id="5" name="Straight Connector 5"/>
                <wp:cNvGraphicFramePr/>
                <a:graphic xmlns:a="http://schemas.openxmlformats.org/drawingml/2006/main">
                  <a:graphicData uri="http://schemas.microsoft.com/office/word/2010/wordprocessingShape">
                    <wps:wsp>
                      <wps:cNvCnPr/>
                      <wps:spPr>
                        <a:xfrm>
                          <a:off x="0" y="0"/>
                          <a:ext cx="572755" cy="68834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5DD483EF" id="Straight Connector 5"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226.55pt,.45pt" to="271.6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" strokecolor="red" strokeweight="2.5pt">
                <v:stroke joinstyle="miter"/>
                <w10:wrap type="through"/>
              </v:line>
            </w:pict>
          </mc:Fallback>
        </mc:AlternateContent>
      </w:r>
    </w:p>
    <w:p w14:paraId="27CEC1C9" w14:textId="77777777" w:rsidR="00265E53" w:rsidRDefault="00632DFC" w:rsidP="00265E53">
      <w:pPr>
        <w:bidi/>
        <w:ind w:left="360"/>
        <w:rPr>
          <w:lang w:bidi="he-IL"/>
        </w:rPr>
      </w:pPr>
      <w:r>
        <w:rPr>
          <w:noProof/>
          <w:lang w:bidi="he-IL"/>
        </w:rPr>
        <mc:AlternateContent>
          <mc:Choice Requires="wps">
            <w:drawing>
              <wp:anchor distT="0" distB="0" distL="114300" distR="114300" simplePos="0" relativeHeight="251653632" behindDoc="0" locked="0" layoutInCell="1" allowOverlap="1" wp14:anchorId="158B29B8" wp14:editId="3AF8E2F6">
                <wp:simplePos x="0" y="0"/>
                <wp:positionH relativeFrom="column">
                  <wp:posOffset>-386715</wp:posOffset>
                </wp:positionH>
                <wp:positionV relativeFrom="paragraph">
                  <wp:posOffset>222250</wp:posOffset>
                </wp:positionV>
                <wp:extent cx="695325" cy="345440"/>
                <wp:effectExtent l="0" t="0" r="0" b="0"/>
                <wp:wrapThrough wrapText="bothSides">
                  <wp:wrapPolygon edited="0">
                    <wp:start x="1184" y="0"/>
                    <wp:lineTo x="1184" y="20250"/>
                    <wp:lineTo x="19529" y="20250"/>
                    <wp:lineTo x="19529" y="0"/>
                    <wp:lineTo x="1184" y="0"/>
                  </wp:wrapPolygon>
                </wp:wrapThrough>
                <wp:docPr id="26" name="Text Box 2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158B29B8" id="Text Box 26" o:spid="_x0000_s1030" type="#_x0000_t202" style="position:absolute;left:0;text-align:left;margin-left:-30.45pt;margin-top:17.5pt;width:54.75pt;height:27.2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" filled="f" stroked="f">
                <v:textbox>
                  <w:txbxContent>
                    <w:p w14:paraId="552A57A2" w14:textId="77777777" w:rsidR="00EE7A82" w:rsidRPr="00265E53" w:rsidRDefault="00EE7A82" w:rsidP="00250F01">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41ECFD35" w14:textId="1D9733F5" w:rsidR="00265E53" w:rsidRDefault="006D0797" w:rsidP="00265E53">
      <w:pPr>
        <w:bidi/>
        <w:ind w:left="360"/>
        <w:rPr>
          <w:lang w:bidi="he-IL"/>
        </w:rPr>
      </w:pPr>
      <w:r>
        <w:rPr>
          <w:noProof/>
          <w:lang w:bidi="he-IL"/>
        </w:rPr>
        <mc:AlternateContent>
          <mc:Choice Requires="wps">
            <w:drawing>
              <wp:anchor distT="0" distB="0" distL="114300" distR="114300" simplePos="0" relativeHeight="251654656" behindDoc="0" locked="0" layoutInCell="1" allowOverlap="1" wp14:anchorId="411A47C1" wp14:editId="3BD3CDF7">
                <wp:simplePos x="0" y="0"/>
                <wp:positionH relativeFrom="column">
                  <wp:posOffset>3048000</wp:posOffset>
                </wp:positionH>
                <wp:positionV relativeFrom="paragraph">
                  <wp:posOffset>135255</wp:posOffset>
                </wp:positionV>
                <wp:extent cx="673100" cy="345440"/>
                <wp:effectExtent l="0" t="0" r="0" b="0"/>
                <wp:wrapThrough wrapText="bothSides">
                  <wp:wrapPolygon edited="0">
                    <wp:start x="1223" y="0"/>
                    <wp:lineTo x="1223" y="20250"/>
                    <wp:lineTo x="19562" y="20250"/>
                    <wp:lineTo x="19562" y="0"/>
                    <wp:lineTo x="1223" y="0"/>
                  </wp:wrapPolygon>
                </wp:wrapThrough>
                <wp:docPr id="18" name="Text Box 18"/>
                <wp:cNvGraphicFramePr/>
                <a:graphic xmlns:a="http://schemas.openxmlformats.org/drawingml/2006/main">
                  <a:graphicData uri="http://schemas.microsoft.com/office/word/2010/wordprocessingShape">
                    <wps:wsp>
                      <wps:cNvSpPr txBox="1"/>
                      <wps:spPr>
                        <a:xfrm>
                          <a:off x="0" y="0"/>
                          <a:ext cx="673100" cy="345440"/>
                        </a:xfrm>
                        <a:prstGeom prst="rect">
                          <a:avLst/>
                        </a:prstGeom>
                        <a:noFill/>
                        <a:ln>
                          <a:noFill/>
                        </a:ln>
                        <a:effectLst/>
                      </wps:spPr>
                      <wps:txb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411A47C1" id="Text Box 18" o:spid="_x0000_s1031" type="#_x0000_t202" style="position:absolute;left:0;text-align:left;margin-left:240pt;margin-top:10.65pt;width:53pt;height:27.2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" filled="f" stroked="f">
                <v:textbox>
                  <w:txbxContent>
                    <w:p w14:paraId="2E80237C" w14:textId="3382FE83"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6704" behindDoc="0" locked="0" layoutInCell="1" allowOverlap="1" wp14:anchorId="01C68494" wp14:editId="4CB0F1DB">
                <wp:simplePos x="0" y="0"/>
                <wp:positionH relativeFrom="column">
                  <wp:posOffset>3615690</wp:posOffset>
                </wp:positionH>
                <wp:positionV relativeFrom="paragraph">
                  <wp:posOffset>163830</wp:posOffset>
                </wp:positionV>
                <wp:extent cx="695325" cy="345440"/>
                <wp:effectExtent l="0" t="0" r="0" b="0"/>
                <wp:wrapThrough wrapText="bothSides">
                  <wp:wrapPolygon edited="0">
                    <wp:start x="1184" y="0"/>
                    <wp:lineTo x="1184" y="20250"/>
                    <wp:lineTo x="19529" y="20250"/>
                    <wp:lineTo x="19529" y="0"/>
                    <wp:lineTo x="1184" y="0"/>
                  </wp:wrapPolygon>
                </wp:wrapThrough>
                <wp:docPr id="23" name="Text Box 2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01C68494" id="Text Box 23" o:spid="_x0000_s1032" type="#_x0000_t202" style="position:absolute;left:0;text-align:left;margin-left:284.7pt;margin-top:12.9pt;width:54.75pt;height:27.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" filled="f" stroked="f">
                <v:textbox>
                  <w:txbxContent>
                    <w:p w14:paraId="668E8213"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3BBAB524" w14:textId="609B0BF2" w:rsidR="00265E53" w:rsidRDefault="006D0797" w:rsidP="00265E53">
      <w:pPr>
        <w:bidi/>
        <w:ind w:left="360"/>
        <w:rPr>
          <w:lang w:bidi="he-IL"/>
        </w:rPr>
      </w:pPr>
      <w:r>
        <w:rPr>
          <w:noProof/>
          <w:lang w:bidi="he-IL"/>
        </w:rPr>
        <mc:AlternateContent>
          <mc:Choice Requires="wps">
            <w:drawing>
              <wp:anchor distT="0" distB="0" distL="114300" distR="114300" simplePos="0" relativeHeight="251655680" behindDoc="0" locked="0" layoutInCell="1" allowOverlap="1" wp14:anchorId="7A561475" wp14:editId="70060F39">
                <wp:simplePos x="0" y="0"/>
                <wp:positionH relativeFrom="column">
                  <wp:posOffset>1876425</wp:posOffset>
                </wp:positionH>
                <wp:positionV relativeFrom="paragraph">
                  <wp:posOffset>160020</wp:posOffset>
                </wp:positionV>
                <wp:extent cx="692150" cy="345440"/>
                <wp:effectExtent l="0" t="0" r="0" b="0"/>
                <wp:wrapThrough wrapText="bothSides">
                  <wp:wrapPolygon edited="0">
                    <wp:start x="1189" y="0"/>
                    <wp:lineTo x="1189" y="20250"/>
                    <wp:lineTo x="19618" y="20250"/>
                    <wp:lineTo x="19618" y="0"/>
                    <wp:lineTo x="1189" y="0"/>
                  </wp:wrapPolygon>
                </wp:wrapThrough>
                <wp:docPr id="17" name="Text Box 17"/>
                <wp:cNvGraphicFramePr/>
                <a:graphic xmlns:a="http://schemas.openxmlformats.org/drawingml/2006/main">
                  <a:graphicData uri="http://schemas.microsoft.com/office/word/2010/wordprocessingShape">
                    <wps:wsp>
                      <wps:cNvSpPr txBox="1"/>
                      <wps:spPr>
                        <a:xfrm>
                          <a:off x="0" y="0"/>
                          <a:ext cx="692150" cy="345440"/>
                        </a:xfrm>
                        <a:prstGeom prst="rect">
                          <a:avLst/>
                        </a:prstGeom>
                        <a:noFill/>
                        <a:ln>
                          <a:noFill/>
                        </a:ln>
                        <a:effectLst/>
                      </wps:spPr>
                      <wps:txb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7A561475" id="Text Box 17" o:spid="_x0000_s1033" type="#_x0000_t202" style="position:absolute;left:0;text-align:left;margin-left:147.75pt;margin-top:12.6pt;width:54.5pt;height:27.2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" filled="f" stroked="f">
                <v:textbox>
                  <w:txbxContent>
                    <w:p w14:paraId="323C6E20" w14:textId="5644AB7D"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p>
    <w:p w14:paraId="04C40C95" w14:textId="5B4DB89D" w:rsidR="00265E53" w:rsidRDefault="00C63D1C" w:rsidP="00265E53">
      <w:pPr>
        <w:bidi/>
        <w:ind w:left="360"/>
        <w:rPr>
          <w:lang w:bidi="he-IL"/>
        </w:rPr>
      </w:pPr>
      <w:r>
        <w:rPr>
          <w:noProof/>
          <w:lang w:bidi="he-IL"/>
        </w:rPr>
        <mc:AlternateContent>
          <mc:Choice Requires="wps">
            <w:drawing>
              <wp:anchor distT="0" distB="0" distL="114300" distR="114300" simplePos="0" relativeHeight="251648512" behindDoc="0" locked="0" layoutInCell="1" allowOverlap="1" wp14:anchorId="0AF979AC" wp14:editId="373D92A4">
                <wp:simplePos x="0" y="0"/>
                <wp:positionH relativeFrom="column">
                  <wp:posOffset>-123825</wp:posOffset>
                </wp:positionH>
                <wp:positionV relativeFrom="paragraph">
                  <wp:posOffset>184785</wp:posOffset>
                </wp:positionV>
                <wp:extent cx="733425" cy="345440"/>
                <wp:effectExtent l="0" t="0" r="0" b="0"/>
                <wp:wrapThrough wrapText="bothSides">
                  <wp:wrapPolygon edited="0">
                    <wp:start x="1122" y="0"/>
                    <wp:lineTo x="1122" y="20250"/>
                    <wp:lineTo x="19636" y="20250"/>
                    <wp:lineTo x="19636" y="0"/>
                    <wp:lineTo x="1122" y="0"/>
                  </wp:wrapPolygon>
                </wp:wrapThrough>
                <wp:docPr id="13" name="Text Box 13"/>
                <wp:cNvGraphicFramePr/>
                <a:graphic xmlns:a="http://schemas.openxmlformats.org/drawingml/2006/main">
                  <a:graphicData uri="http://schemas.microsoft.com/office/word/2010/wordprocessingShape">
                    <wps:wsp>
                      <wps:cNvSpPr txBox="1"/>
                      <wps:spPr>
                        <a:xfrm>
                          <a:off x="0" y="0"/>
                          <a:ext cx="733425" cy="345440"/>
                        </a:xfrm>
                        <a:prstGeom prst="rect">
                          <a:avLst/>
                        </a:prstGeom>
                        <a:noFill/>
                        <a:ln>
                          <a:noFill/>
                        </a:ln>
                        <a:effectLst/>
                      </wps:spPr>
                      <wps:txb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0AF979AC" id="Text Box 13" o:spid="_x0000_s1034" type="#_x0000_t202" style="position:absolute;left:0;text-align:left;margin-left:-9.75pt;margin-top:14.55pt;width:57.75pt;height:27.2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" filled="f" stroked="f">
                <v:textbox>
                  <w:txbxContent>
                    <w:p w14:paraId="2B14B6B5" w14:textId="59124239" w:rsidR="00EE7A82" w:rsidRPr="00265E53" w:rsidRDefault="00EE7A82" w:rsidP="00265E5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57728" behindDoc="0" locked="0" layoutInCell="1" allowOverlap="1" wp14:anchorId="4285BD3D" wp14:editId="334274F6">
                <wp:simplePos x="0" y="0"/>
                <wp:positionH relativeFrom="column">
                  <wp:posOffset>8890</wp:posOffset>
                </wp:positionH>
                <wp:positionV relativeFrom="paragraph">
                  <wp:posOffset>149860</wp:posOffset>
                </wp:positionV>
                <wp:extent cx="981075" cy="69215"/>
                <wp:effectExtent l="19050" t="19050" r="9525" b="26035"/>
                <wp:wrapThrough wrapText="bothSides">
                  <wp:wrapPolygon edited="0">
                    <wp:start x="16357" y="-5945"/>
                    <wp:lineTo x="-419" y="-5945"/>
                    <wp:lineTo x="-419" y="23780"/>
                    <wp:lineTo x="4614" y="23780"/>
                    <wp:lineTo x="10066" y="23780"/>
                    <wp:lineTo x="21390" y="5945"/>
                    <wp:lineTo x="21390" y="-5945"/>
                    <wp:lineTo x="16357" y="-5945"/>
                  </wp:wrapPolygon>
                </wp:wrapThrough>
                <wp:docPr id="8" name="Straight Connector 8"/>
                <wp:cNvGraphicFramePr/>
                <a:graphic xmlns:a="http://schemas.openxmlformats.org/drawingml/2006/main">
                  <a:graphicData uri="http://schemas.microsoft.com/office/word/2010/wordprocessingShape">
                    <wps:wsp>
                      <wps:cNvCnPr/>
                      <wps:spPr>
                        <a:xfrm flipH="1">
                          <a:off x="0" y="0"/>
                          <a:ext cx="981075" cy="6921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7F11E598" id="Straight Connector 8"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1.8pt" to="77.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" strokecolor="red" strokeweight="2.5pt">
                <v:stroke joinstyle="miter"/>
                <w10:wrap type="through"/>
              </v:line>
            </w:pict>
          </mc:Fallback>
        </mc:AlternateContent>
      </w:r>
    </w:p>
    <w:p w14:paraId="7023762F" w14:textId="4FB03DBE" w:rsidR="00265E53" w:rsidRDefault="00C63D1C" w:rsidP="00265E53">
      <w:pPr>
        <w:bidi/>
        <w:ind w:left="360"/>
        <w:rPr>
          <w:lang w:bidi="he-IL"/>
        </w:rPr>
      </w:pPr>
      <w:r>
        <w:rPr>
          <w:noProof/>
          <w:lang w:bidi="he-IL"/>
        </w:rPr>
        <mc:AlternateContent>
          <mc:Choice Requires="wps">
            <w:drawing>
              <wp:anchor distT="0" distB="0" distL="114300" distR="114300" simplePos="0" relativeHeight="251673088" behindDoc="0" locked="0" layoutInCell="1" allowOverlap="1" wp14:anchorId="696BFD70" wp14:editId="3317A69B">
                <wp:simplePos x="0" y="0"/>
                <wp:positionH relativeFrom="column">
                  <wp:posOffset>2666365</wp:posOffset>
                </wp:positionH>
                <wp:positionV relativeFrom="paragraph">
                  <wp:posOffset>28575</wp:posOffset>
                </wp:positionV>
                <wp:extent cx="461010" cy="0"/>
                <wp:effectExtent l="0" t="19050" r="34290" b="19050"/>
                <wp:wrapThrough wrapText="bothSides">
                  <wp:wrapPolygon edited="0">
                    <wp:start x="0" y="-1"/>
                    <wp:lineTo x="0" y="-1"/>
                    <wp:lineTo x="22314" y="-1"/>
                    <wp:lineTo x="22314" y="-1"/>
                    <wp:lineTo x="0" y="-1"/>
                  </wp:wrapPolygon>
                </wp:wrapThrough>
                <wp:docPr id="53" name="Straight Connector 53"/>
                <wp:cNvGraphicFramePr/>
                <a:graphic xmlns:a="http://schemas.openxmlformats.org/drawingml/2006/main">
                  <a:graphicData uri="http://schemas.microsoft.com/office/word/2010/wordprocessingShape">
                    <wps:wsp>
                      <wps:cNvCnPr/>
                      <wps:spPr>
                        <a:xfrm flipV="1">
                          <a:off x="0" y="0"/>
                          <a:ext cx="461010"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1D76D0EF" id="Straight Connector 53"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95pt,2.25pt" to="24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74112" behindDoc="0" locked="0" layoutInCell="1" allowOverlap="1" wp14:anchorId="401E1AD0" wp14:editId="1F70CBAE">
                <wp:simplePos x="0" y="0"/>
                <wp:positionH relativeFrom="column">
                  <wp:posOffset>2778760</wp:posOffset>
                </wp:positionH>
                <wp:positionV relativeFrom="paragraph">
                  <wp:posOffset>52705</wp:posOffset>
                </wp:positionV>
                <wp:extent cx="695325" cy="345440"/>
                <wp:effectExtent l="0" t="0" r="0" b="0"/>
                <wp:wrapThrough wrapText="bothSides">
                  <wp:wrapPolygon edited="0">
                    <wp:start x="1184" y="0"/>
                    <wp:lineTo x="1184" y="20250"/>
                    <wp:lineTo x="19529" y="20250"/>
                    <wp:lineTo x="19529" y="0"/>
                    <wp:lineTo x="1184" y="0"/>
                  </wp:wrapPolygon>
                </wp:wrapThrough>
                <wp:docPr id="54" name="Text Box 54"/>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401E1AD0" id="Text Box 54" o:spid="_x0000_s1035" type="#_x0000_t202" style="position:absolute;left:0;text-align:left;margin-left:218.8pt;margin-top:4.15pt;width:54.75pt;height:27.2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" filled="f" stroked="f">
                <v:textbox>
                  <w:txbxContent>
                    <w:p w14:paraId="41C4F0AE" w14:textId="77777777" w:rsidR="00EE7A82" w:rsidRPr="00265E53" w:rsidRDefault="00EE7A82" w:rsidP="00632DFC">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1B79E2E9" w14:textId="640A87D7" w:rsidR="00265E53" w:rsidRDefault="00C63D1C" w:rsidP="00265E53">
      <w:pPr>
        <w:bidi/>
        <w:ind w:left="360"/>
        <w:rPr>
          <w:lang w:bidi="he-IL"/>
        </w:rPr>
      </w:pPr>
      <w:r>
        <w:rPr>
          <w:noProof/>
          <w:lang w:bidi="he-IL"/>
        </w:rPr>
        <mc:AlternateContent>
          <mc:Choice Requires="wps">
            <w:drawing>
              <wp:anchor distT="0" distB="0" distL="114300" distR="114300" simplePos="0" relativeHeight="251659776" behindDoc="0" locked="0" layoutInCell="1" allowOverlap="1" wp14:anchorId="79DA6B35" wp14:editId="633D6F16">
                <wp:simplePos x="0" y="0"/>
                <wp:positionH relativeFrom="column">
                  <wp:posOffset>936625</wp:posOffset>
                </wp:positionH>
                <wp:positionV relativeFrom="paragraph">
                  <wp:posOffset>20955</wp:posOffset>
                </wp:positionV>
                <wp:extent cx="568960" cy="106045"/>
                <wp:effectExtent l="19050" t="19050" r="21590" b="27305"/>
                <wp:wrapThrough wrapText="bothSides">
                  <wp:wrapPolygon edited="0">
                    <wp:start x="-723" y="-3880"/>
                    <wp:lineTo x="-723" y="3880"/>
                    <wp:lineTo x="17357" y="23281"/>
                    <wp:lineTo x="21696" y="23281"/>
                    <wp:lineTo x="21696" y="7760"/>
                    <wp:lineTo x="3616" y="-3880"/>
                    <wp:lineTo x="-723" y="-3880"/>
                  </wp:wrapPolygon>
                </wp:wrapThrough>
                <wp:docPr id="7" name="Straight Connector 7"/>
                <wp:cNvGraphicFramePr/>
                <a:graphic xmlns:a="http://schemas.openxmlformats.org/drawingml/2006/main">
                  <a:graphicData uri="http://schemas.microsoft.com/office/word/2010/wordprocessingShape">
                    <wps:wsp>
                      <wps:cNvCnPr/>
                      <wps:spPr>
                        <a:xfrm flipH="1" flipV="1">
                          <a:off x="0" y="0"/>
                          <a:ext cx="568960" cy="10604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68F44446" id="Straight Connector 7" o:spid="_x0000_s1026" style="position:absolute;flip:x y;z-index:251659776;visibility:visible;mso-wrap-style:square;mso-wrap-distance-left:9pt;mso-wrap-distance-top:0;mso-wrap-distance-right:9pt;mso-wrap-distance-bottom:0;mso-position-horizontal:absolute;mso-position-horizontal-relative:text;mso-position-vertical:absolute;mso-position-vertical-relative:text" from="73.75pt,1.65pt" to="118.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" strokecolor="red" strokeweight="2.5pt">
                <v:stroke joinstyle="miter"/>
                <w10:wrap type="through"/>
              </v:line>
            </w:pict>
          </mc:Fallback>
        </mc:AlternateContent>
      </w:r>
      <w:r>
        <w:rPr>
          <w:noProof/>
          <w:lang w:bidi="he-IL"/>
        </w:rPr>
        <mc:AlternateContent>
          <mc:Choice Requires="wps">
            <w:drawing>
              <wp:anchor distT="0" distB="0" distL="114300" distR="114300" simplePos="0" relativeHeight="251658752" behindDoc="0" locked="0" layoutInCell="1" allowOverlap="1" wp14:anchorId="32C0E039" wp14:editId="5080CE66">
                <wp:simplePos x="0" y="0"/>
                <wp:positionH relativeFrom="column">
                  <wp:posOffset>1177290</wp:posOffset>
                </wp:positionH>
                <wp:positionV relativeFrom="paragraph">
                  <wp:posOffset>109220</wp:posOffset>
                </wp:positionV>
                <wp:extent cx="695325" cy="345440"/>
                <wp:effectExtent l="0" t="0" r="0" b="0"/>
                <wp:wrapThrough wrapText="bothSides">
                  <wp:wrapPolygon edited="0">
                    <wp:start x="1184" y="0"/>
                    <wp:lineTo x="1184" y="20250"/>
                    <wp:lineTo x="19529" y="20250"/>
                    <wp:lineTo x="19529" y="0"/>
                    <wp:lineTo x="1184" y="0"/>
                  </wp:wrapPolygon>
                </wp:wrapThrough>
                <wp:docPr id="15" name="Text Box 15"/>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32C0E039" id="Text Box 15" o:spid="_x0000_s1036" type="#_x0000_t202" style="position:absolute;left:0;text-align:left;margin-left:92.7pt;margin-top:8.6pt;width:54.75pt;height:27.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" filled="f" stroked="f">
                <v:textbox>
                  <w:txbxContent>
                    <w:p w14:paraId="15B88ED8" w14:textId="77777777" w:rsidR="00EE7A82" w:rsidRPr="00265E53" w:rsidRDefault="00EE7A82" w:rsidP="00265E5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p>
    <w:p w14:paraId="2E02C59C" w14:textId="77777777" w:rsidR="00265E53" w:rsidRDefault="00265E53" w:rsidP="00265E53">
      <w:pPr>
        <w:bidi/>
        <w:ind w:left="360"/>
        <w:rPr>
          <w:lang w:bidi="he-IL"/>
        </w:rPr>
      </w:pPr>
    </w:p>
    <w:p w14:paraId="3B63B7A8" w14:textId="77777777" w:rsidR="00265E53" w:rsidRDefault="00265E53" w:rsidP="00265E53">
      <w:pPr>
        <w:bidi/>
        <w:ind w:left="360"/>
        <w:rPr>
          <w:rtl/>
          <w:lang w:bidi="he-IL"/>
        </w:rPr>
      </w:pPr>
    </w:p>
    <w:p w14:paraId="7B897488" w14:textId="179AD835" w:rsidR="00265E53" w:rsidRDefault="00265E53" w:rsidP="00265E53">
      <w:pPr>
        <w:bidi/>
        <w:ind w:left="360"/>
        <w:rPr>
          <w:lang w:bidi="he-IL"/>
        </w:rPr>
      </w:pPr>
    </w:p>
    <w:p w14:paraId="634870B4" w14:textId="77777777" w:rsidR="00265E53" w:rsidRPr="00A71DFD" w:rsidRDefault="00265E53" w:rsidP="00265E53">
      <w:pPr>
        <w:pStyle w:val="ListParagraph"/>
        <w:numPr>
          <w:ilvl w:val="0"/>
          <w:numId w:val="3"/>
        </w:numPr>
        <w:bidi/>
        <w:rPr>
          <w:szCs w:val="22"/>
          <w:lang w:bidi="he-IL"/>
        </w:rPr>
      </w:pPr>
      <w:r w:rsidRPr="00A71DFD">
        <w:rPr>
          <w:rFonts w:hint="cs"/>
          <w:szCs w:val="22"/>
          <w:rtl/>
          <w:lang w:bidi="he-IL"/>
        </w:rPr>
        <w:t>ה-</w:t>
      </w:r>
      <w:r w:rsidRPr="00A71DFD">
        <w:rPr>
          <w:szCs w:val="22"/>
          <w:lang w:bidi="he-IL"/>
        </w:rPr>
        <w:t>root</w:t>
      </w:r>
      <w:r w:rsidRPr="00A71DFD">
        <w:rPr>
          <w:rFonts w:hint="cs"/>
          <w:szCs w:val="22"/>
          <w:rtl/>
          <w:lang w:bidi="he-IL"/>
        </w:rPr>
        <w:t xml:space="preserve"> הוא </w:t>
      </w:r>
      <w:r w:rsidRPr="00A71DFD">
        <w:rPr>
          <w:szCs w:val="22"/>
          <w:lang w:bidi="he-IL"/>
        </w:rPr>
        <w:t>bridge 06</w:t>
      </w:r>
      <w:r w:rsidRPr="00A71DFD">
        <w:rPr>
          <w:rFonts w:hint="cs"/>
          <w:szCs w:val="22"/>
          <w:rtl/>
          <w:lang w:bidi="he-IL"/>
        </w:rPr>
        <w:t>, בגלל שהוא בעל ה-</w:t>
      </w:r>
      <w:r w:rsidRPr="00A71DFD">
        <w:rPr>
          <w:szCs w:val="22"/>
          <w:lang w:bidi="he-IL"/>
        </w:rPr>
        <w:t>ID</w:t>
      </w:r>
      <w:r w:rsidRPr="00A71DFD">
        <w:rPr>
          <w:rFonts w:hint="cs"/>
          <w:szCs w:val="22"/>
          <w:rtl/>
          <w:lang w:bidi="he-IL"/>
        </w:rPr>
        <w:t xml:space="preserve"> הנמוך ביותר ברשת.</w:t>
      </w:r>
    </w:p>
    <w:p w14:paraId="6D18876C" w14:textId="78408213" w:rsidR="00265E53" w:rsidRPr="00A71DFD" w:rsidRDefault="00265E53" w:rsidP="00265E53">
      <w:pPr>
        <w:pStyle w:val="ListParagraph"/>
        <w:numPr>
          <w:ilvl w:val="0"/>
          <w:numId w:val="3"/>
        </w:numPr>
        <w:bidi/>
        <w:rPr>
          <w:szCs w:val="22"/>
          <w:lang w:bidi="he-IL"/>
        </w:rPr>
      </w:pPr>
      <w:r w:rsidRPr="00A71DFD">
        <w:rPr>
          <w:rFonts w:hint="cs"/>
          <w:szCs w:val="22"/>
          <w:rtl/>
          <w:lang w:bidi="he-IL"/>
        </w:rPr>
        <w:t>מסומן על הגרף (בקווים אדומים העץ הפורס של הרשת</w:t>
      </w:r>
      <w:r w:rsidR="00E75556" w:rsidRPr="00A71DFD">
        <w:rPr>
          <w:rFonts w:hint="cs"/>
          <w:szCs w:val="22"/>
          <w:rtl/>
          <w:lang w:bidi="he-IL"/>
        </w:rPr>
        <w:t>).</w:t>
      </w:r>
    </w:p>
    <w:p w14:paraId="46624F3A" w14:textId="6BEF54CE" w:rsidR="00250F01" w:rsidRPr="00A71DFD" w:rsidRDefault="002C5CFA" w:rsidP="00FD40F3">
      <w:pPr>
        <w:pStyle w:val="ListParagraph"/>
        <w:numPr>
          <w:ilvl w:val="0"/>
          <w:numId w:val="3"/>
        </w:numPr>
        <w:bidi/>
        <w:rPr>
          <w:szCs w:val="22"/>
          <w:lang w:bidi="he-IL"/>
        </w:rPr>
      </w:pPr>
      <w:r w:rsidRPr="00A71DFD">
        <w:rPr>
          <w:rFonts w:hint="cs"/>
          <w:szCs w:val="22"/>
          <w:rtl/>
          <w:lang w:bidi="he-IL"/>
        </w:rPr>
        <w:t xml:space="preserve">כן. נקח את </w:t>
      </w:r>
      <w:r w:rsidRPr="00A71DFD">
        <w:rPr>
          <w:szCs w:val="22"/>
          <w:lang w:bidi="he-IL"/>
        </w:rPr>
        <w:t>bridge 11</w:t>
      </w:r>
      <w:r w:rsidRPr="00A71DFD">
        <w:rPr>
          <w:rFonts w:hint="cs"/>
          <w:szCs w:val="22"/>
          <w:rtl/>
          <w:lang w:bidi="he-IL"/>
        </w:rPr>
        <w:t xml:space="preserve"> ונשנה את ה-</w:t>
      </w:r>
      <w:r w:rsidRPr="00A71DFD">
        <w:rPr>
          <w:szCs w:val="22"/>
          <w:lang w:bidi="he-IL"/>
        </w:rPr>
        <w:t>ID</w:t>
      </w:r>
      <w:r w:rsidRPr="00A71DFD">
        <w:rPr>
          <w:rFonts w:hint="cs"/>
          <w:szCs w:val="22"/>
          <w:rtl/>
          <w:lang w:bidi="he-IL"/>
        </w:rPr>
        <w:t xml:space="preserve"> שלו ל-01 (או כל מספר שקטן מ-6). כעת, הוא יהיה ה-</w:t>
      </w:r>
      <w:r w:rsidRPr="00A71DFD">
        <w:rPr>
          <w:szCs w:val="22"/>
          <w:lang w:bidi="he-IL"/>
        </w:rPr>
        <w:t>root</w:t>
      </w:r>
      <w:r w:rsidRPr="00A71DFD">
        <w:rPr>
          <w:rFonts w:hint="cs"/>
          <w:szCs w:val="22"/>
          <w:rtl/>
          <w:lang w:bidi="he-IL"/>
        </w:rPr>
        <w:t xml:space="preserve"> של הרשת. כאשר הרשת תנסה למצוא את העץ הפורס שלה (לפי האלגוריתם שלמדנו) </w:t>
      </w:r>
      <w:r w:rsidR="00FD40F3" w:rsidRPr="00A71DFD">
        <w:rPr>
          <w:rFonts w:hint="cs"/>
          <w:szCs w:val="22"/>
          <w:rtl/>
          <w:lang w:bidi="he-IL"/>
        </w:rPr>
        <w:t>היווצר העץ הפורש הבא:</w:t>
      </w:r>
    </w:p>
    <w:p w14:paraId="700BF54C" w14:textId="1745FD66" w:rsidR="009D5ED3" w:rsidRDefault="00A510BA">
      <w:pPr>
        <w:rPr>
          <w:lang w:bidi="he-IL"/>
        </w:rPr>
      </w:pPr>
      <w:r>
        <w:rPr>
          <w:noProof/>
          <w:lang w:bidi="he-IL"/>
        </w:rPr>
        <mc:AlternateContent>
          <mc:Choice Requires="wps">
            <w:drawing>
              <wp:anchor distT="0" distB="0" distL="114300" distR="114300" simplePos="0" relativeHeight="251693568" behindDoc="0" locked="0" layoutInCell="1" allowOverlap="1" wp14:anchorId="08C95380" wp14:editId="7316F2A4">
                <wp:simplePos x="0" y="0"/>
                <wp:positionH relativeFrom="column">
                  <wp:posOffset>4371975</wp:posOffset>
                </wp:positionH>
                <wp:positionV relativeFrom="paragraph">
                  <wp:posOffset>2092960</wp:posOffset>
                </wp:positionV>
                <wp:extent cx="714375" cy="345440"/>
                <wp:effectExtent l="0" t="0" r="0" b="0"/>
                <wp:wrapThrough wrapText="bothSides">
                  <wp:wrapPolygon edited="0">
                    <wp:start x="1152" y="0"/>
                    <wp:lineTo x="1152" y="20250"/>
                    <wp:lineTo x="19584" y="20250"/>
                    <wp:lineTo x="19584" y="0"/>
                    <wp:lineTo x="1152" y="0"/>
                  </wp:wrapPolygon>
                </wp:wrapThrough>
                <wp:docPr id="29" name="Text Box 29"/>
                <wp:cNvGraphicFramePr/>
                <a:graphic xmlns:a="http://schemas.openxmlformats.org/drawingml/2006/main">
                  <a:graphicData uri="http://schemas.microsoft.com/office/word/2010/wordprocessingShape">
                    <wps:wsp>
                      <wps:cNvSpPr txBox="1"/>
                      <wps:spPr>
                        <a:xfrm>
                          <a:off x="0" y="0"/>
                          <a:ext cx="714375" cy="345440"/>
                        </a:xfrm>
                        <a:prstGeom prst="rect">
                          <a:avLst/>
                        </a:prstGeom>
                        <a:noFill/>
                        <a:ln>
                          <a:noFill/>
                        </a:ln>
                        <a:effectLst/>
                      </wps:spPr>
                      <wps:txb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type w14:anchorId="08C95380" id="_x0000_t202" coordsize="21600,21600" o:spt="202" path="m,l,21600r21600,l21600,xe">
                <v:stroke joinstyle="miter"/>
                <v:path gradientshapeok="t" o:connecttype="rect"/>
              </v:shapetype>
              <v:shape id="Text Box 29" o:spid="_x0000_s1036" type="#_x0000_t202" style="position:absolute;margin-left:344.25pt;margin-top:164.8pt;width:56.25pt;height:27.2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" filled="f" stroked="f">
                <v:textbox>
                  <w:txbxContent>
                    <w:p w14:paraId="2A1526DC" w14:textId="2788248B"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95616" behindDoc="0" locked="0" layoutInCell="1" allowOverlap="1" wp14:anchorId="150D4779" wp14:editId="2240B5B8">
                <wp:simplePos x="0" y="0"/>
                <wp:positionH relativeFrom="column">
                  <wp:posOffset>3571875</wp:posOffset>
                </wp:positionH>
                <wp:positionV relativeFrom="paragraph">
                  <wp:posOffset>464185</wp:posOffset>
                </wp:positionV>
                <wp:extent cx="685800" cy="345440"/>
                <wp:effectExtent l="0" t="0" r="0" b="0"/>
                <wp:wrapThrough wrapText="bothSides">
                  <wp:wrapPolygon edited="0">
                    <wp:start x="1200" y="0"/>
                    <wp:lineTo x="1200" y="20250"/>
                    <wp:lineTo x="19800" y="20250"/>
                    <wp:lineTo x="19800" y="0"/>
                    <wp:lineTo x="1200" y="0"/>
                  </wp:wrapPolygon>
                </wp:wrapThrough>
                <wp:docPr id="39" name="Text Box 39"/>
                <wp:cNvGraphicFramePr/>
                <a:graphic xmlns:a="http://schemas.openxmlformats.org/drawingml/2006/main">
                  <a:graphicData uri="http://schemas.microsoft.com/office/word/2010/wordprocessingShape">
                    <wps:wsp>
                      <wps:cNvSpPr txBox="1"/>
                      <wps:spPr>
                        <a:xfrm>
                          <a:off x="0" y="0"/>
                          <a:ext cx="685800" cy="345440"/>
                        </a:xfrm>
                        <a:prstGeom prst="rect">
                          <a:avLst/>
                        </a:prstGeom>
                        <a:noFill/>
                        <a:ln>
                          <a:noFill/>
                        </a:ln>
                        <a:effectLst/>
                      </wps:spPr>
                      <wps:txb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150D4779" id="Text Box 39" o:spid="_x0000_s1039" type="#_x0000_t202" style="position:absolute;margin-left:281.25pt;margin-top:36.55pt;width:54pt;height:27.2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" filled="f" stroked="f">
                <v:textbox>
                  <w:txbxContent>
                    <w:p w14:paraId="4AC3C222" w14:textId="4D12CCFF"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Pr>
          <w:noProof/>
          <w:lang w:bidi="he-IL"/>
        </w:rPr>
        <mc:AlternateContent>
          <mc:Choice Requires="wps">
            <w:drawing>
              <wp:anchor distT="0" distB="0" distL="114300" distR="114300" simplePos="0" relativeHeight="251689472" behindDoc="0" locked="0" layoutInCell="1" allowOverlap="1" wp14:anchorId="56D32621" wp14:editId="09894BC0">
                <wp:simplePos x="0" y="0"/>
                <wp:positionH relativeFrom="column">
                  <wp:posOffset>361950</wp:posOffset>
                </wp:positionH>
                <wp:positionV relativeFrom="paragraph">
                  <wp:posOffset>1950085</wp:posOffset>
                </wp:positionV>
                <wp:extent cx="676275" cy="345440"/>
                <wp:effectExtent l="0" t="0" r="0" b="0"/>
                <wp:wrapThrough wrapText="bothSides">
                  <wp:wrapPolygon edited="0">
                    <wp:start x="1217" y="0"/>
                    <wp:lineTo x="1217" y="20250"/>
                    <wp:lineTo x="19470" y="20250"/>
                    <wp:lineTo x="19470" y="0"/>
                    <wp:lineTo x="1217" y="0"/>
                  </wp:wrapPolygon>
                </wp:wrapThrough>
                <wp:docPr id="27" name="Text Box 27"/>
                <wp:cNvGraphicFramePr/>
                <a:graphic xmlns:a="http://schemas.openxmlformats.org/drawingml/2006/main">
                  <a:graphicData uri="http://schemas.microsoft.com/office/word/2010/wordprocessingShape">
                    <wps:wsp>
                      <wps:cNvSpPr txBox="1"/>
                      <wps:spPr>
                        <a:xfrm>
                          <a:off x="0" y="0"/>
                          <a:ext cx="676275" cy="345440"/>
                        </a:xfrm>
                        <a:prstGeom prst="rect">
                          <a:avLst/>
                        </a:prstGeom>
                        <a:noFill/>
                        <a:ln>
                          <a:noFill/>
                        </a:ln>
                        <a:effectLst/>
                      </wps:spPr>
                      <wps:txb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56D32621" id="Text Box 27" o:spid="_x0000_s1038" type="#_x0000_t202" style="position:absolute;margin-left:28.5pt;margin-top:153.55pt;width:53.25pt;height:27.2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" filled="f" stroked="f">
                <v:textbox>
                  <w:txbxContent>
                    <w:p w14:paraId="686B2CA2" w14:textId="3AF20C33" w:rsidR="00EE7A82" w:rsidRPr="00265E53" w:rsidRDefault="00EE7A82" w:rsidP="00FD40F3">
                      <w:pPr>
                        <w:bidi/>
                        <w:ind w:left="360"/>
                        <w:jc w:val="cente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65E53">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p>
                  </w:txbxContent>
                </v:textbox>
                <w10:wrap type="through"/>
              </v:shape>
            </w:pict>
          </mc:Fallback>
        </mc:AlternateContent>
      </w:r>
      <w:r w:rsidR="00FD40F3">
        <w:rPr>
          <w:noProof/>
          <w:lang w:bidi="he-IL"/>
        </w:rPr>
        <mc:AlternateContent>
          <mc:Choice Requires="wps">
            <w:drawing>
              <wp:anchor distT="0" distB="0" distL="114300" distR="114300" simplePos="0" relativeHeight="251677184" behindDoc="0" locked="0" layoutInCell="1" allowOverlap="1" wp14:anchorId="212D44C0" wp14:editId="6FB775B2">
                <wp:simplePos x="0" y="0"/>
                <wp:positionH relativeFrom="column">
                  <wp:posOffset>1038225</wp:posOffset>
                </wp:positionH>
                <wp:positionV relativeFrom="paragraph">
                  <wp:posOffset>708025</wp:posOffset>
                </wp:positionV>
                <wp:extent cx="695325" cy="345440"/>
                <wp:effectExtent l="0" t="0" r="0" b="0"/>
                <wp:wrapThrough wrapText="bothSides">
                  <wp:wrapPolygon edited="0">
                    <wp:start x="1184" y="0"/>
                    <wp:lineTo x="1184" y="20250"/>
                    <wp:lineTo x="19529" y="20250"/>
                    <wp:lineTo x="19529" y="0"/>
                    <wp:lineTo x="1184" y="0"/>
                  </wp:wrapPolygon>
                </wp:wrapThrough>
                <wp:docPr id="2" name="Text Box 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212D44C0" id="Text Box 2" o:spid="_x0000_s1039" type="#_x0000_t202" style="position:absolute;margin-left:81.75pt;margin-top:55.75pt;width:54.75pt;height:27.2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" filled="f" stroked="f">
                <v:textbox>
                  <w:txbxContent>
                    <w:p w14:paraId="38FE1622"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7968" behindDoc="0" locked="0" layoutInCell="1" allowOverlap="1" wp14:anchorId="4D3283D2" wp14:editId="45EE7455">
                <wp:simplePos x="0" y="0"/>
                <wp:positionH relativeFrom="column">
                  <wp:posOffset>1125855</wp:posOffset>
                </wp:positionH>
                <wp:positionV relativeFrom="paragraph">
                  <wp:posOffset>532765</wp:posOffset>
                </wp:positionV>
                <wp:extent cx="1489710" cy="228600"/>
                <wp:effectExtent l="19050" t="19050" r="15240" b="19050"/>
                <wp:wrapThrough wrapText="bothSides">
                  <wp:wrapPolygon edited="0">
                    <wp:start x="19611" y="-1800"/>
                    <wp:lineTo x="-276" y="-1800"/>
                    <wp:lineTo x="-276" y="21600"/>
                    <wp:lineTo x="2210" y="21600"/>
                    <wp:lineTo x="4696" y="21600"/>
                    <wp:lineTo x="21545" y="1800"/>
                    <wp:lineTo x="21545" y="-1800"/>
                    <wp:lineTo x="19611" y="-1800"/>
                  </wp:wrapPolygon>
                </wp:wrapThrough>
                <wp:docPr id="38" name="Straight Connector 38"/>
                <wp:cNvGraphicFramePr/>
                <a:graphic xmlns:a="http://schemas.openxmlformats.org/drawingml/2006/main">
                  <a:graphicData uri="http://schemas.microsoft.com/office/word/2010/wordprocessingShape">
                    <wps:wsp>
                      <wps:cNvCnPr/>
                      <wps:spPr>
                        <a:xfrm flipH="1">
                          <a:off x="0" y="0"/>
                          <a:ext cx="1489710" cy="22860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0DC0181" id="Straight Connector 38" o:spid="_x0000_s1026" style="position:absolute;flip:x;z-index:251667968;visibility:visible;mso-wrap-style:square;mso-wrap-distance-left:9pt;mso-wrap-distance-top:0;mso-wrap-distance-right:9pt;mso-wrap-distance-bottom:0;mso-position-horizontal:absolute;mso-position-horizontal-relative:text;mso-position-vertical:absolute;mso-position-vertical-relative:text" from="88.65pt,41.95pt" to="205.9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8992" behindDoc="0" locked="0" layoutInCell="1" allowOverlap="1" wp14:anchorId="6A78D117" wp14:editId="5BAD6DC4">
                <wp:simplePos x="0" y="0"/>
                <wp:positionH relativeFrom="column">
                  <wp:posOffset>902970</wp:posOffset>
                </wp:positionH>
                <wp:positionV relativeFrom="paragraph">
                  <wp:posOffset>1009015</wp:posOffset>
                </wp:positionV>
                <wp:extent cx="1270" cy="576580"/>
                <wp:effectExtent l="19050" t="19050" r="36830" b="13970"/>
                <wp:wrapThrough wrapText="bothSides">
                  <wp:wrapPolygon edited="0">
                    <wp:start x="-324000" y="-714"/>
                    <wp:lineTo x="-324000" y="21410"/>
                    <wp:lineTo x="324000" y="21410"/>
                    <wp:lineTo x="324000" y="-714"/>
                    <wp:lineTo x="-324000" y="-714"/>
                  </wp:wrapPolygon>
                </wp:wrapThrough>
                <wp:docPr id="48" name="Straight Connector 48"/>
                <wp:cNvGraphicFramePr/>
                <a:graphic xmlns:a="http://schemas.openxmlformats.org/drawingml/2006/main">
                  <a:graphicData uri="http://schemas.microsoft.com/office/word/2010/wordprocessingShape">
                    <wps:wsp>
                      <wps:cNvCnPr/>
                      <wps:spPr>
                        <a:xfrm flipH="1" flipV="1">
                          <a:off x="0" y="0"/>
                          <a:ext cx="1270" cy="57658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4F7E6DA3" id="Straight Connector 48" o:spid="_x0000_s1026" style="position:absolute;flip:x y;z-index:251668992;visibility:visible;mso-wrap-style:square;mso-wrap-distance-left:9pt;mso-wrap-distance-top:0;mso-wrap-distance-right:9pt;mso-wrap-distance-bottom:0;mso-position-horizontal:absolute;mso-position-horizontal-relative:text;mso-position-vertical:absolute;mso-position-vertical-relative:text" from="71.1pt,79.45pt" to="71.2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9232" behindDoc="0" locked="0" layoutInCell="1" allowOverlap="1" wp14:anchorId="57D6D6C6" wp14:editId="23037D8F">
                <wp:simplePos x="0" y="0"/>
                <wp:positionH relativeFrom="column">
                  <wp:posOffset>799465</wp:posOffset>
                </wp:positionH>
                <wp:positionV relativeFrom="paragraph">
                  <wp:posOffset>891540</wp:posOffset>
                </wp:positionV>
                <wp:extent cx="695325" cy="345440"/>
                <wp:effectExtent l="0" t="0" r="0" b="0"/>
                <wp:wrapThrough wrapText="bothSides">
                  <wp:wrapPolygon edited="0">
                    <wp:start x="1184" y="0"/>
                    <wp:lineTo x="1184" y="20250"/>
                    <wp:lineTo x="19529" y="20250"/>
                    <wp:lineTo x="19529" y="0"/>
                    <wp:lineTo x="1184" y="0"/>
                  </wp:wrapPolygon>
                </wp:wrapThrough>
                <wp:docPr id="3" name="Text Box 3"/>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57D6D6C6" id="Text Box 3" o:spid="_x0000_s1043" type="#_x0000_t202" style="position:absolute;margin-left:62.95pt;margin-top:70.2pt;width:54.75pt;height:27.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" filled="f" stroked="f">
                <v:textbox>
                  <w:txbxContent>
                    <w:p w14:paraId="188DA09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1040" behindDoc="0" locked="0" layoutInCell="1" allowOverlap="1" wp14:anchorId="196AD0D8" wp14:editId="79F040B2">
                <wp:simplePos x="0" y="0"/>
                <wp:positionH relativeFrom="column">
                  <wp:posOffset>436245</wp:posOffset>
                </wp:positionH>
                <wp:positionV relativeFrom="paragraph">
                  <wp:posOffset>1569720</wp:posOffset>
                </wp:positionV>
                <wp:extent cx="1270" cy="685165"/>
                <wp:effectExtent l="19050" t="19050" r="36830" b="19685"/>
                <wp:wrapThrough wrapText="bothSides">
                  <wp:wrapPolygon edited="0">
                    <wp:start x="-324000" y="-601"/>
                    <wp:lineTo x="-324000" y="21620"/>
                    <wp:lineTo x="324000" y="21620"/>
                    <wp:lineTo x="324000" y="-601"/>
                    <wp:lineTo x="-324000" y="-601"/>
                  </wp:wrapPolygon>
                </wp:wrapThrough>
                <wp:docPr id="51" name="Straight Connector 51"/>
                <wp:cNvGraphicFramePr/>
                <a:graphic xmlns:a="http://schemas.openxmlformats.org/drawingml/2006/main">
                  <a:graphicData uri="http://schemas.microsoft.com/office/word/2010/wordprocessingShape">
                    <wps:wsp>
                      <wps:cNvCnPr/>
                      <wps:spPr>
                        <a:xfrm>
                          <a:off x="0" y="0"/>
                          <a:ext cx="1270" cy="68516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064E7172" id="Straight Connector 51"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4.35pt,123.6pt" to="34.4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1280" behindDoc="0" locked="0" layoutInCell="1" allowOverlap="1" wp14:anchorId="709608B2" wp14:editId="4A45ABFF">
                <wp:simplePos x="0" y="0"/>
                <wp:positionH relativeFrom="column">
                  <wp:posOffset>504825</wp:posOffset>
                </wp:positionH>
                <wp:positionV relativeFrom="paragraph">
                  <wp:posOffset>2453640</wp:posOffset>
                </wp:positionV>
                <wp:extent cx="695325" cy="345440"/>
                <wp:effectExtent l="0" t="0" r="0" b="0"/>
                <wp:wrapThrough wrapText="bothSides">
                  <wp:wrapPolygon edited="0">
                    <wp:start x="1184" y="0"/>
                    <wp:lineTo x="1184" y="20250"/>
                    <wp:lineTo x="19529" y="20250"/>
                    <wp:lineTo x="19529" y="0"/>
                    <wp:lineTo x="1184" y="0"/>
                  </wp:wrapPolygon>
                </wp:wrapThrough>
                <wp:docPr id="12" name="Text Box 12"/>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709608B2" id="Text Box 12" o:spid="_x0000_s1044" type="#_x0000_t202" style="position:absolute;margin-left:39.75pt;margin-top:193.2pt;width:54.75pt;height:27.2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" filled="f" stroked="f">
                <v:textbox>
                  <w:txbxContent>
                    <w:p w14:paraId="1BB1CF55"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64896" behindDoc="0" locked="0" layoutInCell="1" allowOverlap="1" wp14:anchorId="433BF88F" wp14:editId="4A9B6014">
                <wp:simplePos x="0" y="0"/>
                <wp:positionH relativeFrom="column">
                  <wp:posOffset>724535</wp:posOffset>
                </wp:positionH>
                <wp:positionV relativeFrom="paragraph">
                  <wp:posOffset>2374265</wp:posOffset>
                </wp:positionV>
                <wp:extent cx="923925" cy="111760"/>
                <wp:effectExtent l="19050" t="19050" r="9525" b="21590"/>
                <wp:wrapThrough wrapText="bothSides">
                  <wp:wrapPolygon edited="0">
                    <wp:start x="17814" y="-3682"/>
                    <wp:lineTo x="-445" y="-3682"/>
                    <wp:lineTo x="-445" y="22091"/>
                    <wp:lineTo x="4008" y="22091"/>
                    <wp:lineTo x="8016" y="22091"/>
                    <wp:lineTo x="21377" y="3682"/>
                    <wp:lineTo x="21377" y="-3682"/>
                    <wp:lineTo x="17814" y="-3682"/>
                  </wp:wrapPolygon>
                </wp:wrapThrough>
                <wp:docPr id="35" name="Straight Connector 35"/>
                <wp:cNvGraphicFramePr/>
                <a:graphic xmlns:a="http://schemas.openxmlformats.org/drawingml/2006/main">
                  <a:graphicData uri="http://schemas.microsoft.com/office/word/2010/wordprocessingShape">
                    <wps:wsp>
                      <wps:cNvCnPr/>
                      <wps:spPr>
                        <a:xfrm flipH="1">
                          <a:off x="0" y="0"/>
                          <a:ext cx="923925" cy="11176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5B4921A" id="Straight Connector 35"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57.05pt,186.95pt" to="129.8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5376" behindDoc="0" locked="0" layoutInCell="1" allowOverlap="1" wp14:anchorId="1A12307A" wp14:editId="02B5E605">
                <wp:simplePos x="0" y="0"/>
                <wp:positionH relativeFrom="column">
                  <wp:posOffset>3514725</wp:posOffset>
                </wp:positionH>
                <wp:positionV relativeFrom="paragraph">
                  <wp:posOffset>2355850</wp:posOffset>
                </wp:positionV>
                <wp:extent cx="695325" cy="345440"/>
                <wp:effectExtent l="0" t="0" r="0" b="0"/>
                <wp:wrapThrough wrapText="bothSides">
                  <wp:wrapPolygon edited="0">
                    <wp:start x="1184" y="0"/>
                    <wp:lineTo x="1184" y="20250"/>
                    <wp:lineTo x="19529" y="20250"/>
                    <wp:lineTo x="19529" y="0"/>
                    <wp:lineTo x="1184" y="0"/>
                  </wp:wrapPolygon>
                </wp:wrapThrough>
                <wp:docPr id="19" name="Text Box 19"/>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1A12307A" id="Text Box 19" o:spid="_x0000_s1042" type="#_x0000_t202" style="position:absolute;margin-left:276.75pt;margin-top:185.5pt;width:54.75pt;height:27.2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" filled="f" stroked="f">
                <v:textbox>
                  <w:txbxContent>
                    <w:p w14:paraId="12B9DDBB"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72064" behindDoc="0" locked="0" layoutInCell="1" allowOverlap="1" wp14:anchorId="5D97A5F5" wp14:editId="46E28529">
                <wp:simplePos x="0" y="0"/>
                <wp:positionH relativeFrom="column">
                  <wp:posOffset>3304540</wp:posOffset>
                </wp:positionH>
                <wp:positionV relativeFrom="paragraph">
                  <wp:posOffset>2422525</wp:posOffset>
                </wp:positionV>
                <wp:extent cx="568325" cy="9525"/>
                <wp:effectExtent l="19050" t="19050" r="3175" b="28575"/>
                <wp:wrapThrough wrapText="bothSides">
                  <wp:wrapPolygon edited="0">
                    <wp:start x="-724" y="-43200"/>
                    <wp:lineTo x="-724" y="43200"/>
                    <wp:lineTo x="20997" y="43200"/>
                    <wp:lineTo x="20997" y="-43200"/>
                    <wp:lineTo x="-724" y="-43200"/>
                  </wp:wrapPolygon>
                </wp:wrapThrough>
                <wp:docPr id="52" name="Straight Connector 52"/>
                <wp:cNvGraphicFramePr/>
                <a:graphic xmlns:a="http://schemas.openxmlformats.org/drawingml/2006/main">
                  <a:graphicData uri="http://schemas.microsoft.com/office/word/2010/wordprocessingShape">
                    <wps:wsp>
                      <wps:cNvCnPr/>
                      <wps:spPr>
                        <a:xfrm flipH="1" flipV="1">
                          <a:off x="0" y="0"/>
                          <a:ext cx="568325" cy="95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6E137B0" id="Straight Connector 52" o:spid="_x0000_s1026" style="position:absolute;flip:x y;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2pt,190.75pt" to="304.9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70016" behindDoc="0" locked="0" layoutInCell="1" allowOverlap="1" wp14:anchorId="54B18B67" wp14:editId="77611861">
                <wp:simplePos x="0" y="0"/>
                <wp:positionH relativeFrom="column">
                  <wp:posOffset>611505</wp:posOffset>
                </wp:positionH>
                <wp:positionV relativeFrom="paragraph">
                  <wp:posOffset>532765</wp:posOffset>
                </wp:positionV>
                <wp:extent cx="570865" cy="457200"/>
                <wp:effectExtent l="0" t="0" r="19685" b="19050"/>
                <wp:wrapThrough wrapText="bothSides">
                  <wp:wrapPolygon edited="0">
                    <wp:start x="5766" y="0"/>
                    <wp:lineTo x="0" y="3600"/>
                    <wp:lineTo x="0" y="17100"/>
                    <wp:lineTo x="5046" y="21600"/>
                    <wp:lineTo x="16578" y="21600"/>
                    <wp:lineTo x="21624" y="17100"/>
                    <wp:lineTo x="21624" y="3600"/>
                    <wp:lineTo x="15858" y="0"/>
                    <wp:lineTo x="5766" y="0"/>
                  </wp:wrapPolygon>
                </wp:wrapThrough>
                <wp:docPr id="50" name="Oval 50"/>
                <wp:cNvGraphicFramePr/>
                <a:graphic xmlns:a="http://schemas.openxmlformats.org/drawingml/2006/main">
                  <a:graphicData uri="http://schemas.microsoft.com/office/word/2010/wordprocessingShape">
                    <wps:wsp>
                      <wps:cNvSpPr/>
                      <wps:spPr>
                        <a:xfrm>
                          <a:off x="0" y="0"/>
                          <a:ext cx="57086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30F0C" w14:textId="4A9F98B5" w:rsidR="00EE7A82" w:rsidRPr="009D5ED3" w:rsidRDefault="00EE7A82" w:rsidP="009D5ED3">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oval w14:anchorId="54B18B67" id="Oval 50" o:spid="_x0000_s1046" style="position:absolute;margin-left:48.15pt;margin-top:41.95pt;width:44.95pt;height:3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" fillcolor="white [3212]" strokecolor="black [3213]" strokeweight="1pt">
                <v:stroke joinstyle="miter"/>
                <v:textbox>
                  <w:txbxContent>
                    <w:p w14:paraId="3B830F0C" w14:textId="4A9F98B5" w:rsidR="00EE7A82" w:rsidRPr="009D5ED3" w:rsidRDefault="00EE7A82" w:rsidP="009D5ED3">
                      <w:pPr>
                        <w:jc w:val="center"/>
                        <w:rPr>
                          <w:color w:val="000000" w:themeColor="text1"/>
                        </w:rPr>
                      </w:pPr>
                      <w:r>
                        <w:rPr>
                          <w:color w:val="000000" w:themeColor="text1"/>
                        </w:rPr>
                        <w:t>01</w:t>
                      </w:r>
                    </w:p>
                  </w:txbxContent>
                </v:textbox>
                <w10:wrap type="through"/>
              </v:oval>
            </w:pict>
          </mc:Fallback>
        </mc:AlternateContent>
      </w:r>
      <w:r w:rsidR="00FD40F3">
        <w:rPr>
          <w:noProof/>
          <w:lang w:bidi="he-IL"/>
        </w:rPr>
        <mc:AlternateContent>
          <mc:Choice Requires="wps">
            <w:drawing>
              <wp:anchor distT="0" distB="0" distL="114300" distR="114300" simplePos="0" relativeHeight="251675136" behindDoc="0" locked="0" layoutInCell="1" allowOverlap="1" wp14:anchorId="788E8843" wp14:editId="3ECB64A8">
                <wp:simplePos x="0" y="0"/>
                <wp:positionH relativeFrom="column">
                  <wp:posOffset>631825</wp:posOffset>
                </wp:positionH>
                <wp:positionV relativeFrom="paragraph">
                  <wp:posOffset>594995</wp:posOffset>
                </wp:positionV>
                <wp:extent cx="570865" cy="457200"/>
                <wp:effectExtent l="0" t="0" r="635" b="0"/>
                <wp:wrapThrough wrapText="bothSides">
                  <wp:wrapPolygon edited="0">
                    <wp:start x="5766" y="0"/>
                    <wp:lineTo x="0" y="3600"/>
                    <wp:lineTo x="0" y="16200"/>
                    <wp:lineTo x="3604" y="20700"/>
                    <wp:lineTo x="5046" y="20700"/>
                    <wp:lineTo x="16578" y="20700"/>
                    <wp:lineTo x="20903" y="17100"/>
                    <wp:lineTo x="20903" y="4500"/>
                    <wp:lineTo x="15858" y="0"/>
                    <wp:lineTo x="5766" y="0"/>
                  </wp:wrapPolygon>
                </wp:wrapThrough>
                <wp:docPr id="56" name="Oval 56"/>
                <wp:cNvGraphicFramePr/>
                <a:graphic xmlns:a="http://schemas.openxmlformats.org/drawingml/2006/main">
                  <a:graphicData uri="http://schemas.microsoft.com/office/word/2010/wordprocessingShape">
                    <wps:wsp>
                      <wps:cNvSpPr/>
                      <wps:spPr>
                        <a:xfrm>
                          <a:off x="0" y="0"/>
                          <a:ext cx="570865" cy="457200"/>
                        </a:xfrm>
                        <a:prstGeom prst="ellipse">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oval w14:anchorId="412A3B0A" id="Oval 56" o:spid="_x0000_s1026" style="position:absolute;margin-left:49.75pt;margin-top:46.85pt;width:44.95pt;height:36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" fillcolor="yellow" stroked="f" strokeweight="1pt">
                <v:fill opacity="15163f"/>
                <v:stroke joinstyle="miter"/>
                <w10:wrap type="through"/>
              </v:oval>
            </w:pict>
          </mc:Fallback>
        </mc:AlternateContent>
      </w:r>
      <w:r w:rsidR="00FD40F3">
        <w:rPr>
          <w:noProof/>
          <w:lang w:bidi="he-IL"/>
        </w:rPr>
        <mc:AlternateContent>
          <mc:Choice Requires="wps">
            <w:drawing>
              <wp:anchor distT="0" distB="0" distL="114300" distR="114300" simplePos="0" relativeHeight="251666944" behindDoc="0" locked="0" layoutInCell="1" allowOverlap="1" wp14:anchorId="31E3DFA6" wp14:editId="2151E9AC">
                <wp:simplePos x="0" y="0"/>
                <wp:positionH relativeFrom="column">
                  <wp:posOffset>2639060</wp:posOffset>
                </wp:positionH>
                <wp:positionV relativeFrom="paragraph">
                  <wp:posOffset>757555</wp:posOffset>
                </wp:positionV>
                <wp:extent cx="1255395" cy="0"/>
                <wp:effectExtent l="19050" t="19050" r="1905" b="19050"/>
                <wp:wrapThrough wrapText="bothSides">
                  <wp:wrapPolygon edited="0">
                    <wp:start x="-328" y="-1"/>
                    <wp:lineTo x="-328" y="-1"/>
                    <wp:lineTo x="21305" y="-1"/>
                    <wp:lineTo x="21305" y="-1"/>
                    <wp:lineTo x="-328" y="-1"/>
                  </wp:wrapPolygon>
                </wp:wrapThrough>
                <wp:docPr id="37" name="Straight Connector 37"/>
                <wp:cNvGraphicFramePr/>
                <a:graphic xmlns:a="http://schemas.openxmlformats.org/drawingml/2006/main">
                  <a:graphicData uri="http://schemas.microsoft.com/office/word/2010/wordprocessingShape">
                    <wps:wsp>
                      <wps:cNvCnPr/>
                      <wps:spPr>
                        <a:xfrm flipH="1">
                          <a:off x="0" y="0"/>
                          <a:ext cx="1255395"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C0F990F" id="Straight Connector 37"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07.8pt,59.65pt" to="306.6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" strokecolor="red" strokeweight="2.5pt">
                <v:stroke joinstyle="miter"/>
                <w10:wrap type="through"/>
              </v:line>
            </w:pict>
          </mc:Fallback>
        </mc:AlternateContent>
      </w:r>
      <w:r w:rsidR="00FD40F3">
        <w:rPr>
          <w:noProof/>
          <w:lang w:bidi="he-IL"/>
        </w:rPr>
        <w:drawing>
          <wp:anchor distT="0" distB="0" distL="114300" distR="114300" simplePos="0" relativeHeight="251660800" behindDoc="0" locked="0" layoutInCell="1" allowOverlap="1" wp14:anchorId="6270D5E3" wp14:editId="7FF680D5">
            <wp:simplePos x="0" y="0"/>
            <wp:positionH relativeFrom="column">
              <wp:posOffset>-176530</wp:posOffset>
            </wp:positionH>
            <wp:positionV relativeFrom="paragraph">
              <wp:posOffset>187325</wp:posOffset>
            </wp:positionV>
            <wp:extent cx="5727700" cy="2860040"/>
            <wp:effectExtent l="0" t="0" r="6350" b="0"/>
            <wp:wrapThrough wrapText="bothSides">
              <wp:wrapPolygon edited="0">
                <wp:start x="0" y="0"/>
                <wp:lineTo x="0" y="21437"/>
                <wp:lineTo x="21552" y="21437"/>
                <wp:lineTo x="2155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anchor>
        </w:drawing>
      </w:r>
      <w:r w:rsidR="00FD40F3">
        <w:rPr>
          <w:noProof/>
          <w:lang w:bidi="he-IL"/>
        </w:rPr>
        <mc:AlternateContent>
          <mc:Choice Requires="wps">
            <w:drawing>
              <wp:anchor distT="0" distB="0" distL="114300" distR="114300" simplePos="0" relativeHeight="251665920" behindDoc="0" locked="0" layoutInCell="1" allowOverlap="1" wp14:anchorId="68F7F939" wp14:editId="188F7B47">
                <wp:simplePos x="0" y="0"/>
                <wp:positionH relativeFrom="column">
                  <wp:posOffset>4352925</wp:posOffset>
                </wp:positionH>
                <wp:positionV relativeFrom="paragraph">
                  <wp:posOffset>955675</wp:posOffset>
                </wp:positionV>
                <wp:extent cx="118110" cy="619125"/>
                <wp:effectExtent l="19050" t="19050" r="34290" b="9525"/>
                <wp:wrapThrough wrapText="bothSides">
                  <wp:wrapPolygon edited="0">
                    <wp:start x="-3484" y="-665"/>
                    <wp:lineTo x="-3484" y="6646"/>
                    <wp:lineTo x="10452" y="21268"/>
                    <wp:lineTo x="24387" y="21268"/>
                    <wp:lineTo x="24387" y="21268"/>
                    <wp:lineTo x="20903" y="11298"/>
                    <wp:lineTo x="10452" y="-665"/>
                    <wp:lineTo x="-3484" y="-665"/>
                  </wp:wrapPolygon>
                </wp:wrapThrough>
                <wp:docPr id="36" name="Straight Connector 36"/>
                <wp:cNvGraphicFramePr/>
                <a:graphic xmlns:a="http://schemas.openxmlformats.org/drawingml/2006/main">
                  <a:graphicData uri="http://schemas.microsoft.com/office/word/2010/wordprocessingShape">
                    <wps:wsp>
                      <wps:cNvCnPr/>
                      <wps:spPr>
                        <a:xfrm flipH="1" flipV="1">
                          <a:off x="0" y="0"/>
                          <a:ext cx="118110" cy="6191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4DC7A289" id="Straight Connector 36" o:spid="_x0000_s1026" style="position:absolute;flip:x y;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75pt,75.25pt" to="352.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61824" behindDoc="0" locked="0" layoutInCell="1" allowOverlap="1" wp14:anchorId="799B3DFE" wp14:editId="1A87856D">
                <wp:simplePos x="0" y="0"/>
                <wp:positionH relativeFrom="column">
                  <wp:posOffset>3646170</wp:posOffset>
                </wp:positionH>
                <wp:positionV relativeFrom="paragraph">
                  <wp:posOffset>1569720</wp:posOffset>
                </wp:positionV>
                <wp:extent cx="457835" cy="671195"/>
                <wp:effectExtent l="19050" t="19050" r="37465" b="33655"/>
                <wp:wrapThrough wrapText="bothSides">
                  <wp:wrapPolygon edited="0">
                    <wp:start x="-899" y="-613"/>
                    <wp:lineTo x="-899" y="1839"/>
                    <wp:lineTo x="17975" y="22070"/>
                    <wp:lineTo x="22469" y="22070"/>
                    <wp:lineTo x="21570" y="19618"/>
                    <wp:lineTo x="2696" y="-613"/>
                    <wp:lineTo x="-899" y="-613"/>
                  </wp:wrapPolygon>
                </wp:wrapThrough>
                <wp:docPr id="31" name="Straight Connector 31"/>
                <wp:cNvGraphicFramePr/>
                <a:graphic xmlns:a="http://schemas.openxmlformats.org/drawingml/2006/main">
                  <a:graphicData uri="http://schemas.microsoft.com/office/word/2010/wordprocessingShape">
                    <wps:wsp>
                      <wps:cNvCnPr/>
                      <wps:spPr>
                        <a:xfrm>
                          <a:off x="0" y="0"/>
                          <a:ext cx="457835" cy="67119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395CA61E" id="Straight Connector 3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87.1pt,123.6pt" to="323.1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" strokecolor="red" strokeweight="2.5pt">
                <v:stroke joinstyle="miter"/>
                <w10:wrap type="through"/>
              </v:line>
            </w:pict>
          </mc:Fallback>
        </mc:AlternateContent>
      </w:r>
      <w:r w:rsidR="00FD40F3">
        <w:rPr>
          <w:noProof/>
          <w:lang w:bidi="he-IL"/>
        </w:rPr>
        <mc:AlternateContent>
          <mc:Choice Requires="wps">
            <w:drawing>
              <wp:anchor distT="0" distB="0" distL="114300" distR="114300" simplePos="0" relativeHeight="251687424" behindDoc="0" locked="0" layoutInCell="1" allowOverlap="1" wp14:anchorId="6352DA79" wp14:editId="64970A11">
                <wp:simplePos x="0" y="0"/>
                <wp:positionH relativeFrom="column">
                  <wp:posOffset>3960495</wp:posOffset>
                </wp:positionH>
                <wp:positionV relativeFrom="paragraph">
                  <wp:posOffset>1971675</wp:posOffset>
                </wp:positionV>
                <wp:extent cx="695325" cy="345440"/>
                <wp:effectExtent l="0" t="0" r="0" b="0"/>
                <wp:wrapThrough wrapText="bothSides">
                  <wp:wrapPolygon edited="0">
                    <wp:start x="1184" y="0"/>
                    <wp:lineTo x="1184" y="20250"/>
                    <wp:lineTo x="19529" y="20250"/>
                    <wp:lineTo x="19529" y="0"/>
                    <wp:lineTo x="1184" y="0"/>
                  </wp:wrapPolygon>
                </wp:wrapThrough>
                <wp:docPr id="21" name="Text Box 21"/>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6352DA79" id="Text Box 21" o:spid="_x0000_s1047" type="#_x0000_t202" style="position:absolute;margin-left:311.85pt;margin-top:155.25pt;width:54.75pt;height:27.2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" filled="f" stroked="f">
                <v:textbox>
                  <w:txbxContent>
                    <w:p w14:paraId="76DAEBEF"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FD40F3">
        <w:rPr>
          <w:noProof/>
          <w:lang w:bidi="he-IL"/>
        </w:rPr>
        <mc:AlternateContent>
          <mc:Choice Requires="wps">
            <w:drawing>
              <wp:anchor distT="0" distB="0" distL="114300" distR="114300" simplePos="0" relativeHeight="251683328" behindDoc="0" locked="0" layoutInCell="1" allowOverlap="1" wp14:anchorId="5567FD5C" wp14:editId="6B5B057C">
                <wp:simplePos x="0" y="0"/>
                <wp:positionH relativeFrom="column">
                  <wp:posOffset>4324350</wp:posOffset>
                </wp:positionH>
                <wp:positionV relativeFrom="paragraph">
                  <wp:posOffset>715010</wp:posOffset>
                </wp:positionV>
                <wp:extent cx="695325" cy="345440"/>
                <wp:effectExtent l="0" t="0" r="0" b="0"/>
                <wp:wrapThrough wrapText="bothSides">
                  <wp:wrapPolygon edited="0">
                    <wp:start x="1184" y="0"/>
                    <wp:lineTo x="1184" y="20250"/>
                    <wp:lineTo x="19529" y="20250"/>
                    <wp:lineTo x="19529" y="0"/>
                    <wp:lineTo x="1184" y="0"/>
                  </wp:wrapPolygon>
                </wp:wrapThrough>
                <wp:docPr id="16" name="Text Box 16"/>
                <wp:cNvGraphicFramePr/>
                <a:graphic xmlns:a="http://schemas.openxmlformats.org/drawingml/2006/main">
                  <a:graphicData uri="http://schemas.microsoft.com/office/word/2010/wordprocessingShape">
                    <wps:wsp>
                      <wps:cNvSpPr txBox="1"/>
                      <wps:spPr>
                        <a:xfrm>
                          <a:off x="0" y="0"/>
                          <a:ext cx="695325" cy="345440"/>
                        </a:xfrm>
                        <a:prstGeom prst="rect">
                          <a:avLst/>
                        </a:prstGeom>
                        <a:noFill/>
                        <a:ln>
                          <a:noFill/>
                        </a:ln>
                        <a:effectLst/>
                      </wps:spPr>
                      <wps:txb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shape w14:anchorId="5567FD5C" id="Text Box 16" o:spid="_x0000_s1048" type="#_x0000_t202" style="position:absolute;margin-left:340.5pt;margin-top:56.3pt;width:54.75pt;height:27.2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" filled="f" stroked="f">
                <v:textbox>
                  <w:txbxContent>
                    <w:p w14:paraId="5E89D338" w14:textId="77777777" w:rsidR="00EE7A82" w:rsidRPr="00265E53" w:rsidRDefault="00EE7A82" w:rsidP="00FD40F3">
                      <w:pPr>
                        <w:bidi/>
                        <w:ind w:left="360"/>
                        <w:jc w:val="center"/>
                        <w:rPr>
                          <w:color w:val="F7CAAC" w:themeColor="accent2" w:themeTint="66"/>
                          <w:sz w:val="28"/>
                          <w:szCs w:val="28"/>
                          <w14:textOutline w14:w="22225" w14:cap="flat" w14:cmpd="sng" w14:algn="ctr">
                            <w14:solidFill>
                              <w14:schemeClr w14:val="accent2"/>
                            </w14:solidFill>
                            <w14:prstDash w14:val="solid"/>
                            <w14:round/>
                          </w14:textOutline>
                        </w:rPr>
                      </w:pPr>
                      <w:r w:rsidRPr="00265E53">
                        <w:rPr>
                          <w:color w:val="F7CAAC" w:themeColor="accent2" w:themeTint="66"/>
                          <w:sz w:val="28"/>
                          <w:szCs w:val="28"/>
                          <w14:textOutline w14:w="22225" w14:cap="flat" w14:cmpd="sng" w14:algn="ctr">
                            <w14:solidFill>
                              <w14:schemeClr w14:val="accent2"/>
                            </w14:solidFill>
                            <w14:prstDash w14:val="solid"/>
                            <w14:round/>
                          </w14:textOutline>
                        </w:rPr>
                        <w:t>DP</w:t>
                      </w:r>
                    </w:p>
                  </w:txbxContent>
                </v:textbox>
                <w10:wrap type="through"/>
              </v:shape>
            </w:pict>
          </mc:Fallback>
        </mc:AlternateContent>
      </w:r>
      <w:r w:rsidR="009D5ED3">
        <w:rPr>
          <w:noProof/>
          <w:lang w:bidi="he-IL"/>
        </w:rPr>
        <mc:AlternateContent>
          <mc:Choice Requires="wps">
            <w:drawing>
              <wp:anchor distT="0" distB="0" distL="114300" distR="114300" simplePos="0" relativeHeight="251662848" behindDoc="0" locked="0" layoutInCell="1" allowOverlap="1" wp14:anchorId="1376D76E" wp14:editId="04FC0F85">
                <wp:simplePos x="0" y="0"/>
                <wp:positionH relativeFrom="column">
                  <wp:posOffset>4326255</wp:posOffset>
                </wp:positionH>
                <wp:positionV relativeFrom="paragraph">
                  <wp:posOffset>1626870</wp:posOffset>
                </wp:positionV>
                <wp:extent cx="452755" cy="682625"/>
                <wp:effectExtent l="0" t="0" r="29845" b="28575"/>
                <wp:wrapThrough wrapText="bothSides">
                  <wp:wrapPolygon edited="0">
                    <wp:start x="18177" y="0"/>
                    <wp:lineTo x="4847" y="12860"/>
                    <wp:lineTo x="0" y="20093"/>
                    <wp:lineTo x="0" y="21700"/>
                    <wp:lineTo x="3635" y="21700"/>
                    <wp:lineTo x="4847" y="21700"/>
                    <wp:lineTo x="21812" y="2411"/>
                    <wp:lineTo x="21812" y="0"/>
                    <wp:lineTo x="18177" y="0"/>
                  </wp:wrapPolygon>
                </wp:wrapThrough>
                <wp:docPr id="32" name="Straight Connector 32"/>
                <wp:cNvGraphicFramePr/>
                <a:graphic xmlns:a="http://schemas.openxmlformats.org/drawingml/2006/main">
                  <a:graphicData uri="http://schemas.microsoft.com/office/word/2010/wordprocessingShape">
                    <wps:wsp>
                      <wps:cNvCnPr/>
                      <wps:spPr>
                        <a:xfrm flipH="1">
                          <a:off x="0" y="0"/>
                          <a:ext cx="452755" cy="682625"/>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v="urn:schemas-microsoft-com:mac:vml" xmlns:mo="http://schemas.microsoft.com/office/mac/office/2008/main">
            <w:pict>
              <v:line w14:anchorId="5751DE57" id="Straight Connector 32" o:spid="_x0000_s1026" style="position:absolute;flip:x;z-index:251662848;visibility:visible;mso-wrap-style:square;mso-wrap-distance-left:9pt;mso-wrap-distance-top:0;mso-wrap-distance-right:9pt;mso-wrap-distance-bottom:0;mso-position-horizontal:absolute;mso-position-horizontal-relative:text;mso-position-vertical:absolute;mso-position-vertical-relative:text" from="340.65pt,128.1pt" to="376.3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" strokecolor="red" strokeweight="2.5pt">
                <v:stroke joinstyle="miter"/>
                <w10:wrap type="through"/>
              </v:line>
            </w:pict>
          </mc:Fallback>
        </mc:AlternateContent>
      </w:r>
    </w:p>
    <w:p w14:paraId="7AFFA8AD" w14:textId="77777777" w:rsidR="00A71DFD" w:rsidRDefault="00A71DFD" w:rsidP="00FD40F3">
      <w:pPr>
        <w:bidi/>
        <w:ind w:left="360"/>
        <w:rPr>
          <w:szCs w:val="22"/>
          <w:rtl/>
          <w:lang w:bidi="he-IL"/>
        </w:rPr>
      </w:pPr>
    </w:p>
    <w:p w14:paraId="7B8D3F75" w14:textId="1A713E32" w:rsidR="00FD40F3" w:rsidRPr="00A71DFD" w:rsidRDefault="00FD40F3" w:rsidP="00A71DFD">
      <w:pPr>
        <w:bidi/>
        <w:ind w:left="360"/>
        <w:rPr>
          <w:szCs w:val="22"/>
          <w:rtl/>
          <w:lang w:bidi="he-IL"/>
        </w:rPr>
      </w:pPr>
      <w:r w:rsidRPr="00A71DFD">
        <w:rPr>
          <w:rFonts w:hint="cs"/>
          <w:szCs w:val="22"/>
          <w:rtl/>
          <w:lang w:bidi="he-IL"/>
        </w:rPr>
        <w:t>כעת, חבילות שיגיעו ל</w:t>
      </w:r>
      <w:r w:rsidR="00A71DFD" w:rsidRPr="00A71DFD">
        <w:rPr>
          <w:rFonts w:hint="cs"/>
          <w:szCs w:val="22"/>
          <w:rtl/>
          <w:lang w:bidi="he-IL"/>
        </w:rPr>
        <w:t xml:space="preserve"> </w:t>
      </w:r>
      <w:r w:rsidRPr="00A71DFD">
        <w:rPr>
          <w:szCs w:val="22"/>
          <w:lang w:bidi="he-IL"/>
        </w:rPr>
        <w:t>bridge 01</w:t>
      </w:r>
      <w:r w:rsidR="00A71DFD" w:rsidRPr="00A71DFD">
        <w:rPr>
          <w:rFonts w:hint="cs"/>
          <w:szCs w:val="22"/>
          <w:rtl/>
          <w:lang w:bidi="he-IL"/>
        </w:rPr>
        <w:t xml:space="preserve">(דרך </w:t>
      </w:r>
      <w:r w:rsidR="00A71DFD" w:rsidRPr="00A71DFD">
        <w:rPr>
          <w:szCs w:val="22"/>
          <w:lang w:bidi="he-IL"/>
        </w:rPr>
        <w:t>bridge 35</w:t>
      </w:r>
      <w:r w:rsidR="00A71DFD" w:rsidRPr="00A71DFD">
        <w:rPr>
          <w:rFonts w:hint="cs"/>
          <w:szCs w:val="22"/>
          <w:rtl/>
          <w:lang w:bidi="he-IL"/>
        </w:rPr>
        <w:t>)</w:t>
      </w:r>
      <w:r w:rsidRPr="00A71DFD">
        <w:rPr>
          <w:rFonts w:hint="cs"/>
          <w:szCs w:val="22"/>
          <w:rtl/>
          <w:lang w:bidi="he-IL"/>
        </w:rPr>
        <w:t>, יועברו גם ל</w:t>
      </w:r>
      <w:r w:rsidRPr="00A71DFD">
        <w:rPr>
          <w:szCs w:val="22"/>
          <w:lang w:bidi="he-IL"/>
        </w:rPr>
        <w:t>LAN E</w:t>
      </w:r>
      <w:r w:rsidRPr="00A71DFD">
        <w:rPr>
          <w:rFonts w:hint="cs"/>
          <w:szCs w:val="22"/>
          <w:rtl/>
          <w:lang w:bidi="he-IL"/>
        </w:rPr>
        <w:t xml:space="preserve"> (דרך פורט 2), זאת בניגוד </w:t>
      </w:r>
      <w:r w:rsidR="00A71DFD" w:rsidRPr="00A71DFD">
        <w:rPr>
          <w:rFonts w:hint="cs"/>
          <w:szCs w:val="22"/>
          <w:rtl/>
          <w:lang w:bidi="he-IL"/>
        </w:rPr>
        <w:t xml:space="preserve">לעץ הקודם בו ל- </w:t>
      </w:r>
      <w:r w:rsidR="00A71DFD" w:rsidRPr="00A71DFD">
        <w:rPr>
          <w:szCs w:val="22"/>
          <w:lang w:bidi="he-IL"/>
        </w:rPr>
        <w:t>bridge 11</w:t>
      </w:r>
      <w:r w:rsidR="00A71DFD" w:rsidRPr="00A71DFD">
        <w:rPr>
          <w:rFonts w:hint="cs"/>
          <w:szCs w:val="22"/>
          <w:rtl/>
          <w:lang w:bidi="he-IL"/>
        </w:rPr>
        <w:t xml:space="preserve"> לא היה </w:t>
      </w:r>
      <w:r w:rsidR="00A71DFD" w:rsidRPr="00A71DFD">
        <w:rPr>
          <w:szCs w:val="22"/>
          <w:lang w:bidi="he-IL"/>
        </w:rPr>
        <w:t>designated ports</w:t>
      </w:r>
      <w:r w:rsidR="00A71DFD" w:rsidRPr="00A71DFD">
        <w:rPr>
          <w:rFonts w:hint="cs"/>
          <w:szCs w:val="22"/>
          <w:rtl/>
          <w:lang w:bidi="he-IL"/>
        </w:rPr>
        <w:t xml:space="preserve"> בכלל (בפרט פורט 2</w:t>
      </w:r>
      <w:r w:rsidR="0070720A">
        <w:rPr>
          <w:rFonts w:hint="cs"/>
          <w:szCs w:val="22"/>
          <w:rtl/>
          <w:lang w:bidi="he-IL"/>
        </w:rPr>
        <w:t>, שמוביל ל-</w:t>
      </w:r>
      <w:r w:rsidR="0070720A">
        <w:rPr>
          <w:rFonts w:hint="cs"/>
          <w:szCs w:val="22"/>
          <w:lang w:bidi="he-IL"/>
        </w:rPr>
        <w:t>E</w:t>
      </w:r>
      <w:r w:rsidR="00A71DFD" w:rsidRPr="00A71DFD">
        <w:rPr>
          <w:rFonts w:hint="cs"/>
          <w:szCs w:val="22"/>
          <w:rtl/>
          <w:lang w:bidi="he-IL"/>
        </w:rPr>
        <w:t>).</w:t>
      </w:r>
    </w:p>
    <w:p w14:paraId="2C0FDF54" w14:textId="6A675500" w:rsidR="00C339C9" w:rsidRPr="00C63D1C" w:rsidRDefault="00A71DFD" w:rsidP="00C63D1C">
      <w:pPr>
        <w:bidi/>
        <w:ind w:left="360"/>
        <w:rPr>
          <w:szCs w:val="22"/>
          <w:rtl/>
          <w:lang w:bidi="he-IL"/>
        </w:rPr>
      </w:pPr>
      <w:r w:rsidRPr="00A71DFD">
        <w:rPr>
          <w:rFonts w:hint="cs"/>
          <w:szCs w:val="22"/>
          <w:rtl/>
          <w:lang w:bidi="he-IL"/>
        </w:rPr>
        <w:t>כעת אנו עוברים 2 צמתים(</w:t>
      </w:r>
      <w:r w:rsidRPr="00A71DFD">
        <w:rPr>
          <w:szCs w:val="22"/>
          <w:lang w:bidi="he-IL"/>
        </w:rPr>
        <w:t>bridge</w:t>
      </w:r>
      <w:r w:rsidRPr="00A71DFD">
        <w:rPr>
          <w:rFonts w:hint="cs"/>
          <w:szCs w:val="22"/>
          <w:rtl/>
          <w:lang w:bidi="he-IL"/>
        </w:rPr>
        <w:t xml:space="preserve">ים) בלבד, וזהו </w:t>
      </w:r>
      <w:r w:rsidR="0070720A">
        <w:rPr>
          <w:rFonts w:hint="cs"/>
          <w:szCs w:val="22"/>
          <w:rtl/>
          <w:lang w:bidi="he-IL"/>
        </w:rPr>
        <w:t>המרחק</w:t>
      </w:r>
      <w:r w:rsidRPr="00A71DFD">
        <w:rPr>
          <w:rFonts w:hint="cs"/>
          <w:szCs w:val="22"/>
          <w:rtl/>
          <w:lang w:bidi="he-IL"/>
        </w:rPr>
        <w:t xml:space="preserve"> המינ</w:t>
      </w:r>
      <w:r w:rsidR="0070720A">
        <w:rPr>
          <w:rFonts w:hint="cs"/>
          <w:szCs w:val="22"/>
          <w:rtl/>
          <w:lang w:bidi="he-IL"/>
        </w:rPr>
        <w:t>י</w:t>
      </w:r>
      <w:r w:rsidRPr="00A71DFD">
        <w:rPr>
          <w:rFonts w:hint="cs"/>
          <w:szCs w:val="22"/>
          <w:rtl/>
          <w:lang w:bidi="he-IL"/>
        </w:rPr>
        <w:t>מלי (קודם לכן עברנו 3 צמתים).</w:t>
      </w:r>
    </w:p>
    <w:p w14:paraId="52DE57CE" w14:textId="5197C677" w:rsidR="00A71DFD" w:rsidRPr="00C339C9" w:rsidRDefault="00A71DFD" w:rsidP="00C339C9">
      <w:pPr>
        <w:pStyle w:val="Heading2"/>
        <w:bidi/>
        <w:rPr>
          <w:u w:val="single"/>
          <w:rtl/>
          <w:lang w:bidi="he-IL"/>
        </w:rPr>
      </w:pPr>
      <w:r w:rsidRPr="00C339C9">
        <w:rPr>
          <w:rFonts w:hint="cs"/>
          <w:u w:val="single"/>
          <w:rtl/>
          <w:lang w:bidi="he-IL"/>
        </w:rPr>
        <w:lastRenderedPageBreak/>
        <w:t>שאלה 2</w:t>
      </w:r>
    </w:p>
    <w:p w14:paraId="36711A6F" w14:textId="77F76C88" w:rsidR="00C339C9" w:rsidRPr="00C339C9" w:rsidRDefault="00C339C9" w:rsidP="00C339C9">
      <w:pPr>
        <w:pStyle w:val="Heading2"/>
        <w:bidi/>
        <w:rPr>
          <w:rtl/>
          <w:lang w:bidi="he-IL"/>
        </w:rPr>
      </w:pPr>
      <w:proofErr w:type="spellStart"/>
      <w:r>
        <w:rPr>
          <w:lang w:bidi="he-IL"/>
        </w:rPr>
        <w:t>i</w:t>
      </w:r>
      <w:proofErr w:type="spellEnd"/>
    </w:p>
    <w:p w14:paraId="149C7741" w14:textId="627D864B" w:rsidR="00A71DFD" w:rsidRDefault="004F6546" w:rsidP="008E2193">
      <w:pPr>
        <w:pStyle w:val="Heading3"/>
        <w:bidi/>
        <w:rPr>
          <w:rtl/>
          <w:lang w:bidi="he-IL"/>
        </w:rPr>
      </w:pPr>
      <w:r>
        <w:rPr>
          <w:rFonts w:hint="cs"/>
          <w:rtl/>
          <w:lang w:bidi="he-IL"/>
        </w:rPr>
        <w:t xml:space="preserve">כיוון 1: </w:t>
      </w:r>
      <w:r>
        <w:rPr>
          <w:lang w:bidi="he-IL"/>
        </w:rPr>
        <w:t>bridge</w:t>
      </w:r>
      <w:r>
        <w:rPr>
          <w:rFonts w:hint="cs"/>
          <w:rtl/>
          <w:lang w:bidi="he-IL"/>
        </w:rPr>
        <w:t xml:space="preserve"> מספר </w:t>
      </w:r>
      <w:r>
        <w:rPr>
          <w:lang w:bidi="he-IL"/>
        </w:rPr>
        <w:t>x</w:t>
      </w:r>
      <w:r>
        <w:rPr>
          <w:rFonts w:hint="cs"/>
          <w:rtl/>
          <w:lang w:bidi="he-IL"/>
        </w:rPr>
        <w:t xml:space="preserve"> הוא </w:t>
      </w:r>
      <w:r>
        <w:rPr>
          <w:lang w:bidi="he-IL"/>
        </w:rPr>
        <w:t>root</w:t>
      </w:r>
      <w:r>
        <w:rPr>
          <w:rFonts w:hint="cs"/>
          <w:rtl/>
          <w:lang w:bidi="he-IL"/>
        </w:rPr>
        <w:t xml:space="preserve"> </w:t>
      </w:r>
      <w:r>
        <w:rPr>
          <w:lang w:bidi="he-IL"/>
        </w:rPr>
        <w:sym w:font="Wingdings" w:char="F0E7"/>
      </w:r>
      <w:r>
        <w:rPr>
          <w:rFonts w:hint="cs"/>
          <w:rtl/>
          <w:lang w:bidi="he-IL"/>
        </w:rPr>
        <w:t xml:space="preserve"> אין ל </w:t>
      </w:r>
      <w:r>
        <w:rPr>
          <w:lang w:bidi="he-IL"/>
        </w:rPr>
        <w:t>x</w:t>
      </w:r>
      <w:r>
        <w:rPr>
          <w:rFonts w:hint="cs"/>
          <w:rtl/>
          <w:lang w:bidi="he-IL"/>
        </w:rPr>
        <w:t xml:space="preserve"> </w:t>
      </w:r>
      <w:r>
        <w:rPr>
          <w:lang w:bidi="he-IL"/>
        </w:rPr>
        <w:t xml:space="preserve">root port </w:t>
      </w:r>
    </w:p>
    <w:p w14:paraId="77AED213" w14:textId="77777777" w:rsidR="00A510BA" w:rsidRPr="00A510BA" w:rsidRDefault="00A510BA" w:rsidP="00A510BA">
      <w:pPr>
        <w:bidi/>
        <w:rPr>
          <w:lang w:bidi="he-IL"/>
        </w:rPr>
      </w:pPr>
    </w:p>
    <w:p w14:paraId="4064F0D5" w14:textId="419F8828" w:rsidR="00F652D0" w:rsidRDefault="00395082" w:rsidP="00395082">
      <w:pPr>
        <w:bidi/>
        <w:rPr>
          <w:szCs w:val="22"/>
          <w:rtl/>
          <w:lang w:bidi="he-IL"/>
        </w:rPr>
      </w:pPr>
      <w:r>
        <w:rPr>
          <w:rFonts w:hint="cs"/>
          <w:szCs w:val="22"/>
          <w:u w:val="single"/>
          <w:rtl/>
          <w:lang w:bidi="he-IL"/>
        </w:rPr>
        <w:t xml:space="preserve">חלק 1: </w:t>
      </w:r>
      <w:r w:rsidR="00F652D0" w:rsidRPr="00395082">
        <w:rPr>
          <w:rFonts w:hint="cs"/>
          <w:szCs w:val="22"/>
          <w:u w:val="single"/>
          <w:rtl/>
          <w:lang w:bidi="he-IL"/>
        </w:rPr>
        <w:t>נראה ש</w:t>
      </w:r>
      <w:r w:rsidR="008E2193">
        <w:rPr>
          <w:rFonts w:hint="cs"/>
          <w:szCs w:val="22"/>
          <w:u w:val="single"/>
          <w:rtl/>
          <w:lang w:bidi="he-IL"/>
        </w:rPr>
        <w:t xml:space="preserve"> </w:t>
      </w:r>
      <w:r w:rsidR="00F652D0" w:rsidRPr="00395082">
        <w:rPr>
          <w:szCs w:val="22"/>
          <w:u w:val="single"/>
          <w:lang w:bidi="he-IL"/>
        </w:rPr>
        <w:t>x</w:t>
      </w:r>
      <w:r w:rsidR="00F652D0" w:rsidRPr="00395082">
        <w:rPr>
          <w:rFonts w:hint="cs"/>
          <w:szCs w:val="22"/>
          <w:u w:val="single"/>
          <w:rtl/>
          <w:lang w:bidi="he-IL"/>
        </w:rPr>
        <w:t xml:space="preserve"> </w:t>
      </w:r>
      <w:r>
        <w:rPr>
          <w:rFonts w:hint="cs"/>
          <w:szCs w:val="22"/>
          <w:u w:val="single"/>
          <w:rtl/>
          <w:lang w:bidi="he-IL"/>
        </w:rPr>
        <w:t>יפרסם את הודעת הקונפיג בעלת המרחק הקטן ביותר מה-</w:t>
      </w:r>
      <w:r>
        <w:rPr>
          <w:szCs w:val="22"/>
          <w:u w:val="single"/>
          <w:lang w:bidi="he-IL"/>
        </w:rPr>
        <w:t>root</w:t>
      </w:r>
      <w:r>
        <w:rPr>
          <w:rFonts w:hint="cs"/>
          <w:szCs w:val="22"/>
          <w:u w:val="single"/>
          <w:rtl/>
          <w:lang w:bidi="he-IL"/>
        </w:rPr>
        <w:t>.</w:t>
      </w:r>
      <w:r w:rsidR="00F652D0" w:rsidRPr="00F652D0">
        <w:rPr>
          <w:szCs w:val="22"/>
          <w:rtl/>
          <w:lang w:bidi="he-IL"/>
        </w:rPr>
        <w:br/>
      </w:r>
      <w:proofErr w:type="gramStart"/>
      <w:r w:rsidR="00F652D0">
        <w:rPr>
          <w:szCs w:val="22"/>
          <w:lang w:bidi="he-IL"/>
        </w:rPr>
        <w:t>x</w:t>
      </w:r>
      <w:proofErr w:type="gramEnd"/>
      <w:r w:rsidR="00F652D0">
        <w:rPr>
          <w:rFonts w:hint="cs"/>
          <w:szCs w:val="22"/>
          <w:rtl/>
          <w:lang w:bidi="he-IL"/>
        </w:rPr>
        <w:t xml:space="preserve"> שולח הודעות קונפיג בהם הוא מודיע שמרחקו מה</w:t>
      </w:r>
      <w:r w:rsidR="00F652D0">
        <w:rPr>
          <w:szCs w:val="22"/>
          <w:lang w:bidi="he-IL"/>
        </w:rPr>
        <w:t xml:space="preserve">root </w:t>
      </w:r>
      <w:r w:rsidR="00F652D0">
        <w:rPr>
          <w:rFonts w:hint="cs"/>
          <w:szCs w:val="22"/>
          <w:rtl/>
          <w:lang w:bidi="he-IL"/>
        </w:rPr>
        <w:t xml:space="preserve"> הוא 0. באופן כללי כל </w:t>
      </w:r>
      <w:r w:rsidR="00F652D0">
        <w:rPr>
          <w:szCs w:val="22"/>
          <w:lang w:bidi="he-IL"/>
        </w:rPr>
        <w:t>bridge</w:t>
      </w:r>
      <w:r w:rsidR="00F652D0">
        <w:rPr>
          <w:rFonts w:hint="cs"/>
          <w:szCs w:val="22"/>
          <w:rtl/>
          <w:lang w:bidi="he-IL"/>
        </w:rPr>
        <w:t xml:space="preserve"> </w:t>
      </w:r>
      <w:r w:rsidR="008E2193">
        <w:rPr>
          <w:rFonts w:hint="cs"/>
          <w:szCs w:val="22"/>
          <w:rtl/>
          <w:lang w:bidi="he-IL"/>
        </w:rPr>
        <w:t>ש</w:t>
      </w:r>
      <w:r w:rsidR="00F652D0">
        <w:rPr>
          <w:rFonts w:hint="cs"/>
          <w:szCs w:val="22"/>
          <w:rtl/>
          <w:lang w:bidi="he-IL"/>
        </w:rPr>
        <w:t>מקבל הודעה קונפיג, מוסיף למרחק של ההודעה מה</w:t>
      </w:r>
      <w:r w:rsidR="00F652D0">
        <w:rPr>
          <w:szCs w:val="22"/>
          <w:lang w:bidi="he-IL"/>
        </w:rPr>
        <w:t xml:space="preserve">root </w:t>
      </w:r>
      <w:r w:rsidR="00F652D0">
        <w:rPr>
          <w:rFonts w:hint="cs"/>
          <w:szCs w:val="22"/>
          <w:rtl/>
          <w:lang w:bidi="he-IL"/>
        </w:rPr>
        <w:t xml:space="preserve"> 1, ולאחר מכן בודק האם שווה לו לעבור דרך הפורט ממנו הגיע ההודעה או לא. מיכוון שכל </w:t>
      </w:r>
      <w:r w:rsidR="00F652D0">
        <w:rPr>
          <w:szCs w:val="22"/>
          <w:lang w:bidi="he-IL"/>
        </w:rPr>
        <w:t>bridge</w:t>
      </w:r>
      <w:r w:rsidR="00F652D0">
        <w:rPr>
          <w:rFonts w:hint="cs"/>
          <w:szCs w:val="22"/>
          <w:rtl/>
          <w:lang w:bidi="he-IL"/>
        </w:rPr>
        <w:t xml:space="preserve"> שאינו </w:t>
      </w:r>
      <w:r w:rsidR="00F652D0">
        <w:rPr>
          <w:szCs w:val="22"/>
          <w:lang w:bidi="he-IL"/>
        </w:rPr>
        <w:t>x</w:t>
      </w:r>
      <w:r w:rsidR="00F652D0">
        <w:rPr>
          <w:rFonts w:hint="cs"/>
          <w:szCs w:val="22"/>
          <w:rtl/>
          <w:lang w:bidi="he-IL"/>
        </w:rPr>
        <w:t xml:space="preserve"> יהיה לפחות במרחק 1 ממנו </w:t>
      </w:r>
      <w:r w:rsidR="00F652D0" w:rsidRPr="00F652D0">
        <w:rPr>
          <w:szCs w:val="22"/>
          <w:lang w:bidi="he-IL"/>
        </w:rPr>
        <w:sym w:font="Wingdings" w:char="F0E7"/>
      </w:r>
      <w:r w:rsidR="00F652D0">
        <w:rPr>
          <w:rFonts w:hint="cs"/>
          <w:szCs w:val="22"/>
          <w:rtl/>
          <w:lang w:bidi="he-IL"/>
        </w:rPr>
        <w:t xml:space="preserve"> </w:t>
      </w:r>
    </w:p>
    <w:p w14:paraId="383CDAD9" w14:textId="007F19B3" w:rsidR="004F6546" w:rsidRDefault="00F652D0" w:rsidP="00F652D0">
      <w:pPr>
        <w:bidi/>
        <w:rPr>
          <w:szCs w:val="22"/>
          <w:rtl/>
          <w:lang w:bidi="he-IL"/>
        </w:rPr>
      </w:pPr>
      <w:r>
        <w:rPr>
          <w:rFonts w:hint="cs"/>
          <w:szCs w:val="22"/>
          <w:rtl/>
          <w:lang w:bidi="he-IL"/>
        </w:rPr>
        <w:t xml:space="preserve">כל </w:t>
      </w:r>
      <w:r>
        <w:rPr>
          <w:szCs w:val="22"/>
          <w:lang w:bidi="he-IL"/>
        </w:rPr>
        <w:t>bridge</w:t>
      </w:r>
      <w:r>
        <w:rPr>
          <w:rFonts w:hint="cs"/>
          <w:szCs w:val="22"/>
          <w:rtl/>
          <w:lang w:bidi="he-IL"/>
        </w:rPr>
        <w:t xml:space="preserve"> שאינו </w:t>
      </w:r>
      <w:r>
        <w:rPr>
          <w:szCs w:val="22"/>
          <w:lang w:bidi="he-IL"/>
        </w:rPr>
        <w:t>x</w:t>
      </w:r>
      <w:r>
        <w:rPr>
          <w:rFonts w:hint="cs"/>
          <w:szCs w:val="22"/>
          <w:rtl/>
          <w:lang w:bidi="he-IL"/>
        </w:rPr>
        <w:t xml:space="preserve"> ישלח הודעה שהמרחק ממנו ל-</w:t>
      </w:r>
      <w:r>
        <w:rPr>
          <w:szCs w:val="22"/>
          <w:lang w:bidi="he-IL"/>
        </w:rPr>
        <w:t>root</w:t>
      </w:r>
      <w:r w:rsidR="008E2193">
        <w:rPr>
          <w:rFonts w:hint="cs"/>
          <w:szCs w:val="22"/>
          <w:rtl/>
          <w:lang w:bidi="he-IL"/>
        </w:rPr>
        <w:t xml:space="preserve"> הוא לפחות 1 (</w:t>
      </w:r>
      <w:r w:rsidR="008E2193">
        <w:rPr>
          <w:rFonts w:hint="cs"/>
          <w:szCs w:val="22"/>
          <w:lang w:bidi="he-IL"/>
        </w:rPr>
        <w:t>A</w:t>
      </w:r>
      <w:r w:rsidR="008E2193">
        <w:rPr>
          <w:rFonts w:hint="cs"/>
          <w:szCs w:val="22"/>
          <w:rtl/>
          <w:lang w:bidi="he-IL"/>
        </w:rPr>
        <w:t>)</w:t>
      </w:r>
      <w:r w:rsidR="007A26DC">
        <w:rPr>
          <w:rFonts w:hint="cs"/>
          <w:szCs w:val="22"/>
          <w:rtl/>
          <w:lang w:bidi="he-IL"/>
        </w:rPr>
        <w:t>.</w:t>
      </w:r>
    </w:p>
    <w:p w14:paraId="3B309ADD" w14:textId="77777777" w:rsidR="008E2193" w:rsidRDefault="008E2193" w:rsidP="008E2193">
      <w:pPr>
        <w:bidi/>
        <w:rPr>
          <w:szCs w:val="22"/>
          <w:rtl/>
          <w:lang w:bidi="he-IL"/>
        </w:rPr>
      </w:pPr>
    </w:p>
    <w:p w14:paraId="0AE907E9" w14:textId="77777777" w:rsidR="008E2193" w:rsidRDefault="00F652D0" w:rsidP="00F652D0">
      <w:pPr>
        <w:bidi/>
        <w:rPr>
          <w:szCs w:val="22"/>
          <w:rtl/>
          <w:lang w:bidi="he-IL"/>
        </w:rPr>
      </w:pPr>
      <w:r>
        <w:rPr>
          <w:rFonts w:hint="cs"/>
          <w:szCs w:val="22"/>
          <w:rtl/>
          <w:lang w:bidi="he-IL"/>
        </w:rPr>
        <w:t xml:space="preserve">בנוסף לכך, מיכוון שהפרוטקול מסתמך על כך שאין שני </w:t>
      </w:r>
      <w:r>
        <w:rPr>
          <w:szCs w:val="22"/>
          <w:lang w:bidi="he-IL"/>
        </w:rPr>
        <w:t>bridge</w:t>
      </w:r>
      <w:r>
        <w:rPr>
          <w:rFonts w:hint="cs"/>
          <w:szCs w:val="22"/>
          <w:rtl/>
          <w:lang w:bidi="he-IL"/>
        </w:rPr>
        <w:t xml:space="preserve">ים עם אותו </w:t>
      </w:r>
      <w:r>
        <w:rPr>
          <w:szCs w:val="22"/>
          <w:lang w:bidi="he-IL"/>
        </w:rPr>
        <w:t>id</w:t>
      </w:r>
      <w:r>
        <w:rPr>
          <w:rFonts w:hint="cs"/>
          <w:szCs w:val="22"/>
          <w:rtl/>
          <w:lang w:bidi="he-IL"/>
        </w:rPr>
        <w:t xml:space="preserve"> </w:t>
      </w:r>
      <w:r w:rsidRPr="00F652D0">
        <w:rPr>
          <w:szCs w:val="22"/>
          <w:lang w:bidi="he-IL"/>
        </w:rPr>
        <w:sym w:font="Wingdings" w:char="F0E7"/>
      </w:r>
      <w:r>
        <w:rPr>
          <w:rFonts w:hint="cs"/>
          <w:szCs w:val="22"/>
          <w:rtl/>
          <w:lang w:bidi="he-IL"/>
        </w:rPr>
        <w:t xml:space="preserve"> </w:t>
      </w:r>
    </w:p>
    <w:p w14:paraId="0128BAC3" w14:textId="27098853" w:rsidR="00F652D0" w:rsidRDefault="00F652D0" w:rsidP="008E2193">
      <w:pPr>
        <w:bidi/>
        <w:rPr>
          <w:szCs w:val="22"/>
          <w:rtl/>
          <w:lang w:bidi="he-IL"/>
        </w:rPr>
      </w:pPr>
      <w:r>
        <w:rPr>
          <w:rFonts w:hint="cs"/>
          <w:szCs w:val="22"/>
          <w:rtl/>
          <w:lang w:bidi="he-IL"/>
        </w:rPr>
        <w:t xml:space="preserve">קיים </w:t>
      </w:r>
      <w:r>
        <w:rPr>
          <w:szCs w:val="22"/>
          <w:lang w:bidi="he-IL"/>
        </w:rPr>
        <w:t>root</w:t>
      </w:r>
      <w:r>
        <w:rPr>
          <w:rFonts w:hint="cs"/>
          <w:szCs w:val="22"/>
          <w:rtl/>
          <w:lang w:bidi="he-IL"/>
        </w:rPr>
        <w:t xml:space="preserve"> יחיד </w:t>
      </w:r>
      <w:r w:rsidR="008E2193">
        <w:rPr>
          <w:rFonts w:hint="cs"/>
          <w:szCs w:val="22"/>
          <w:rtl/>
          <w:lang w:bidi="he-IL"/>
        </w:rPr>
        <w:t>(</w:t>
      </w:r>
      <w:r w:rsidR="008E2193">
        <w:rPr>
          <w:rFonts w:hint="cs"/>
          <w:szCs w:val="22"/>
          <w:lang w:bidi="he-IL"/>
        </w:rPr>
        <w:t>B</w:t>
      </w:r>
      <w:r w:rsidR="008E2193">
        <w:rPr>
          <w:rFonts w:hint="cs"/>
          <w:szCs w:val="22"/>
          <w:rtl/>
          <w:lang w:bidi="he-IL"/>
        </w:rPr>
        <w:t>)</w:t>
      </w:r>
      <w:r w:rsidR="007A26DC">
        <w:rPr>
          <w:rFonts w:hint="cs"/>
          <w:szCs w:val="22"/>
          <w:rtl/>
          <w:lang w:bidi="he-IL"/>
        </w:rPr>
        <w:t>.</w:t>
      </w:r>
    </w:p>
    <w:p w14:paraId="7B63CD3F" w14:textId="77777777" w:rsidR="00F652D0" w:rsidRDefault="00F652D0" w:rsidP="00F652D0">
      <w:pPr>
        <w:bidi/>
        <w:rPr>
          <w:szCs w:val="22"/>
          <w:rtl/>
          <w:lang w:bidi="he-IL"/>
        </w:rPr>
      </w:pPr>
    </w:p>
    <w:p w14:paraId="42975145" w14:textId="580309A6" w:rsidR="00F652D0" w:rsidRDefault="00F652D0" w:rsidP="00395082">
      <w:pPr>
        <w:bidi/>
        <w:rPr>
          <w:szCs w:val="22"/>
          <w:rtl/>
          <w:lang w:bidi="he-IL"/>
        </w:rPr>
      </w:pPr>
      <w:r>
        <w:rPr>
          <w:rFonts w:hint="cs"/>
          <w:szCs w:val="22"/>
          <w:rtl/>
          <w:lang w:bidi="he-IL"/>
        </w:rPr>
        <w:t>מ</w:t>
      </w:r>
      <w:r w:rsidR="008E2193">
        <w:rPr>
          <w:rFonts w:hint="cs"/>
          <w:szCs w:val="22"/>
          <w:rtl/>
          <w:lang w:bidi="he-IL"/>
        </w:rPr>
        <w:t xml:space="preserve"> </w:t>
      </w:r>
      <w:r>
        <w:rPr>
          <w:rFonts w:hint="cs"/>
          <w:szCs w:val="22"/>
          <w:rtl/>
          <w:lang w:bidi="he-IL"/>
        </w:rPr>
        <w:t>(</w:t>
      </w:r>
      <w:r w:rsidR="00395082">
        <w:rPr>
          <w:rFonts w:hint="cs"/>
          <w:szCs w:val="22"/>
          <w:lang w:bidi="he-IL"/>
        </w:rPr>
        <w:t>A</w:t>
      </w:r>
      <w:r>
        <w:rPr>
          <w:rFonts w:hint="cs"/>
          <w:szCs w:val="22"/>
          <w:rtl/>
          <w:lang w:bidi="he-IL"/>
        </w:rPr>
        <w:t>) + (</w:t>
      </w:r>
      <w:r w:rsidR="00395082">
        <w:rPr>
          <w:rFonts w:hint="cs"/>
          <w:szCs w:val="22"/>
          <w:lang w:bidi="he-IL"/>
        </w:rPr>
        <w:t>B</w:t>
      </w:r>
      <w:r>
        <w:rPr>
          <w:rFonts w:hint="cs"/>
          <w:szCs w:val="22"/>
          <w:rtl/>
          <w:lang w:bidi="he-IL"/>
        </w:rPr>
        <w:t xml:space="preserve">) נובע כי </w:t>
      </w:r>
      <w:r>
        <w:rPr>
          <w:szCs w:val="22"/>
          <w:lang w:bidi="he-IL"/>
        </w:rPr>
        <w:t>x</w:t>
      </w:r>
      <w:r>
        <w:rPr>
          <w:rFonts w:hint="cs"/>
          <w:szCs w:val="22"/>
          <w:rtl/>
          <w:lang w:bidi="he-IL"/>
        </w:rPr>
        <w:t xml:space="preserve"> הוא היחיד שישלח הודעת קונפיג שמרחקו מה-</w:t>
      </w:r>
      <w:r>
        <w:rPr>
          <w:szCs w:val="22"/>
          <w:lang w:bidi="he-IL"/>
        </w:rPr>
        <w:t>root</w:t>
      </w:r>
      <w:r w:rsidR="00395082">
        <w:rPr>
          <w:rFonts w:hint="cs"/>
          <w:szCs w:val="22"/>
          <w:rtl/>
          <w:lang w:bidi="he-IL"/>
        </w:rPr>
        <w:t xml:space="preserve"> הוא 0, </w:t>
      </w:r>
      <w:r w:rsidR="007A26DC">
        <w:rPr>
          <w:szCs w:val="22"/>
          <w:rtl/>
          <w:lang w:bidi="he-IL"/>
        </w:rPr>
        <w:br/>
      </w:r>
      <w:r w:rsidR="00395082">
        <w:rPr>
          <w:rFonts w:hint="cs"/>
          <w:szCs w:val="22"/>
          <w:rtl/>
          <w:lang w:bidi="he-IL"/>
        </w:rPr>
        <w:t>וכל השאר</w:t>
      </w:r>
      <w:r w:rsidR="007A26DC">
        <w:rPr>
          <w:rFonts w:hint="cs"/>
          <w:szCs w:val="22"/>
          <w:rtl/>
          <w:lang w:bidi="he-IL"/>
        </w:rPr>
        <w:t xml:space="preserve"> ישלחו</w:t>
      </w:r>
      <w:r w:rsidR="00395082">
        <w:rPr>
          <w:rFonts w:hint="cs"/>
          <w:szCs w:val="22"/>
          <w:rtl/>
          <w:lang w:bidi="he-IL"/>
        </w:rPr>
        <w:t xml:space="preserve"> לפחות 1 </w:t>
      </w:r>
      <w:r w:rsidR="00395082" w:rsidRPr="00395082">
        <w:rPr>
          <w:szCs w:val="22"/>
          <w:lang w:bidi="he-IL"/>
        </w:rPr>
        <w:sym w:font="Wingdings" w:char="F0E7"/>
      </w:r>
    </w:p>
    <w:p w14:paraId="781F6D8C" w14:textId="23BE49BC" w:rsidR="00395082" w:rsidRPr="00395082" w:rsidRDefault="00395082" w:rsidP="00F652D0">
      <w:pPr>
        <w:bidi/>
        <w:rPr>
          <w:szCs w:val="22"/>
          <w:u w:val="single"/>
          <w:rtl/>
          <w:lang w:bidi="he-IL"/>
        </w:rPr>
      </w:pPr>
      <w:r w:rsidRPr="00395082">
        <w:rPr>
          <w:b/>
          <w:bCs/>
          <w:szCs w:val="22"/>
          <w:lang w:bidi="he-IL"/>
        </w:rPr>
        <w:t>x</w:t>
      </w:r>
      <w:r w:rsidRPr="00395082">
        <w:rPr>
          <w:rFonts w:hint="cs"/>
          <w:b/>
          <w:bCs/>
          <w:szCs w:val="22"/>
          <w:rtl/>
          <w:lang w:bidi="he-IL"/>
        </w:rPr>
        <w:t xml:space="preserve"> יפרסם את הודע</w:t>
      </w:r>
      <w:r w:rsidR="007A26DC">
        <w:rPr>
          <w:rFonts w:hint="cs"/>
          <w:b/>
          <w:bCs/>
          <w:szCs w:val="22"/>
          <w:rtl/>
          <w:lang w:bidi="he-IL"/>
        </w:rPr>
        <w:t>ת הק</w:t>
      </w:r>
      <w:r w:rsidRPr="00395082">
        <w:rPr>
          <w:rFonts w:hint="cs"/>
          <w:b/>
          <w:bCs/>
          <w:szCs w:val="22"/>
          <w:rtl/>
          <w:lang w:bidi="he-IL"/>
        </w:rPr>
        <w:t>ונפיג בעלת המרחק הקטן ביותר מה-</w:t>
      </w:r>
      <w:r w:rsidRPr="00395082">
        <w:rPr>
          <w:b/>
          <w:bCs/>
          <w:szCs w:val="22"/>
          <w:lang w:bidi="he-IL"/>
        </w:rPr>
        <w:t>root</w:t>
      </w:r>
      <w:r w:rsidRPr="00395082">
        <w:rPr>
          <w:rFonts w:hint="cs"/>
          <w:szCs w:val="22"/>
          <w:rtl/>
          <w:lang w:bidi="he-IL"/>
        </w:rPr>
        <w:t>.</w:t>
      </w:r>
    </w:p>
    <w:p w14:paraId="3EC5EE36" w14:textId="2C91FD4A" w:rsidR="00F652D0" w:rsidRDefault="00F652D0" w:rsidP="00395082">
      <w:pPr>
        <w:bidi/>
        <w:rPr>
          <w:szCs w:val="22"/>
          <w:rtl/>
          <w:lang w:bidi="he-IL"/>
        </w:rPr>
      </w:pPr>
      <w:r>
        <w:rPr>
          <w:szCs w:val="22"/>
          <w:rtl/>
          <w:lang w:bidi="he-IL"/>
        </w:rPr>
        <w:br/>
      </w:r>
      <w:r w:rsidR="00A510BA">
        <w:rPr>
          <w:rFonts w:hint="cs"/>
          <w:szCs w:val="22"/>
          <w:u w:val="single"/>
          <w:rtl/>
          <w:lang w:bidi="he-IL"/>
        </w:rPr>
        <w:t xml:space="preserve">חלק 2: </w:t>
      </w:r>
      <w:r w:rsidR="007A26DC">
        <w:rPr>
          <w:rFonts w:hint="cs"/>
          <w:szCs w:val="22"/>
          <w:u w:val="single"/>
          <w:rtl/>
          <w:lang w:bidi="he-IL"/>
        </w:rPr>
        <w:t xml:space="preserve">כעת </w:t>
      </w:r>
      <w:r w:rsidRPr="00F652D0">
        <w:rPr>
          <w:rFonts w:hint="cs"/>
          <w:szCs w:val="22"/>
          <w:u w:val="single"/>
          <w:rtl/>
          <w:lang w:bidi="he-IL"/>
        </w:rPr>
        <w:t>נראה ש-</w:t>
      </w:r>
      <w:r w:rsidRPr="00F652D0">
        <w:rPr>
          <w:szCs w:val="22"/>
          <w:u w:val="single"/>
          <w:lang w:bidi="he-IL"/>
        </w:rPr>
        <w:t>x</w:t>
      </w:r>
      <w:r w:rsidRPr="00F652D0">
        <w:rPr>
          <w:rFonts w:hint="cs"/>
          <w:szCs w:val="22"/>
          <w:u w:val="single"/>
          <w:rtl/>
          <w:lang w:bidi="he-IL"/>
        </w:rPr>
        <w:t xml:space="preserve"> לא יכול לבחור </w:t>
      </w:r>
      <w:r w:rsidRPr="00F652D0">
        <w:rPr>
          <w:szCs w:val="22"/>
          <w:u w:val="single"/>
          <w:lang w:bidi="he-IL"/>
        </w:rPr>
        <w:t>root port</w:t>
      </w:r>
      <w:r w:rsidR="008C5B04">
        <w:rPr>
          <w:rFonts w:hint="cs"/>
          <w:szCs w:val="22"/>
          <w:u w:val="single"/>
          <w:rtl/>
          <w:lang w:bidi="he-IL"/>
        </w:rPr>
        <w:t>:</w:t>
      </w:r>
    </w:p>
    <w:p w14:paraId="70B8FDA1" w14:textId="1B2A56D3" w:rsidR="00395082" w:rsidRDefault="00395082" w:rsidP="00395082">
      <w:pPr>
        <w:bidi/>
        <w:rPr>
          <w:szCs w:val="22"/>
          <w:rtl/>
          <w:lang w:bidi="he-IL"/>
        </w:rPr>
      </w:pPr>
      <w:r>
        <w:rPr>
          <w:szCs w:val="22"/>
          <w:lang w:bidi="he-IL"/>
        </w:rPr>
        <w:t>Bridge</w:t>
      </w:r>
      <w:r>
        <w:rPr>
          <w:rFonts w:hint="cs"/>
          <w:szCs w:val="22"/>
          <w:rtl/>
          <w:lang w:bidi="he-IL"/>
        </w:rPr>
        <w:t xml:space="preserve"> בוחר את </w:t>
      </w:r>
      <w:r>
        <w:rPr>
          <w:szCs w:val="22"/>
          <w:lang w:bidi="he-IL"/>
        </w:rPr>
        <w:t xml:space="preserve">root </w:t>
      </w:r>
      <w:proofErr w:type="gramStart"/>
      <w:r>
        <w:rPr>
          <w:szCs w:val="22"/>
          <w:lang w:bidi="he-IL"/>
        </w:rPr>
        <w:t xml:space="preserve">port </w:t>
      </w:r>
      <w:r>
        <w:rPr>
          <w:rFonts w:hint="cs"/>
          <w:szCs w:val="22"/>
          <w:rtl/>
          <w:lang w:bidi="he-IL"/>
        </w:rPr>
        <w:t xml:space="preserve"> שלו</w:t>
      </w:r>
      <w:proofErr w:type="gramEnd"/>
      <w:r>
        <w:rPr>
          <w:rFonts w:hint="cs"/>
          <w:szCs w:val="22"/>
          <w:rtl/>
          <w:lang w:bidi="he-IL"/>
        </w:rPr>
        <w:t xml:space="preserve">, ע"י הנוסחא הבאה: הוא בוחר </w:t>
      </w:r>
      <w:r w:rsidR="008E2193">
        <w:rPr>
          <w:rFonts w:hint="cs"/>
          <w:szCs w:val="22"/>
          <w:rtl/>
          <w:lang w:bidi="he-IL"/>
        </w:rPr>
        <w:t xml:space="preserve">כ </w:t>
      </w:r>
      <w:r w:rsidR="008E2193">
        <w:rPr>
          <w:szCs w:val="22"/>
          <w:lang w:bidi="he-IL"/>
        </w:rPr>
        <w:t>root port</w:t>
      </w:r>
      <w:r w:rsidR="008E2193">
        <w:rPr>
          <w:rFonts w:hint="cs"/>
          <w:szCs w:val="22"/>
          <w:rtl/>
          <w:lang w:bidi="he-IL"/>
        </w:rPr>
        <w:t xml:space="preserve"> </w:t>
      </w:r>
      <w:r>
        <w:rPr>
          <w:rFonts w:hint="cs"/>
          <w:szCs w:val="22"/>
          <w:rtl/>
          <w:lang w:bidi="he-IL"/>
        </w:rPr>
        <w:t>את הפורט ממנו התקבלה ההודעה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5A43F025" w14:textId="77777777" w:rsidR="00395082" w:rsidRDefault="00395082" w:rsidP="00395082">
      <w:pPr>
        <w:bidi/>
        <w:rPr>
          <w:szCs w:val="22"/>
          <w:rtl/>
          <w:lang w:bidi="he-IL"/>
        </w:rPr>
      </w:pPr>
    </w:p>
    <w:p w14:paraId="6591A9D8" w14:textId="7DCD363B" w:rsidR="00F652D0" w:rsidRDefault="00395082" w:rsidP="00A510BA">
      <w:pPr>
        <w:bidi/>
        <w:rPr>
          <w:szCs w:val="22"/>
          <w:rtl/>
          <w:lang w:bidi="he-IL"/>
        </w:rPr>
      </w:pPr>
      <w:r w:rsidRPr="00395082">
        <w:rPr>
          <w:rFonts w:hint="cs"/>
          <w:b/>
          <w:bCs/>
          <w:szCs w:val="22"/>
          <w:rtl/>
          <w:lang w:bidi="he-IL"/>
        </w:rPr>
        <w:t>מחלק 1</w:t>
      </w:r>
      <w:r w:rsidRPr="00395082">
        <w:rPr>
          <w:rFonts w:hint="cs"/>
          <w:szCs w:val="22"/>
          <w:rtl/>
          <w:lang w:bidi="he-IL"/>
        </w:rPr>
        <w:t xml:space="preserve"> </w:t>
      </w:r>
      <w:r>
        <w:rPr>
          <w:rFonts w:hint="cs"/>
          <w:szCs w:val="22"/>
          <w:rtl/>
          <w:lang w:bidi="he-IL"/>
        </w:rPr>
        <w:t>נובע שכל ההודעות ש</w:t>
      </w:r>
      <w:r>
        <w:rPr>
          <w:szCs w:val="22"/>
          <w:lang w:bidi="he-IL"/>
        </w:rPr>
        <w:t>x</w:t>
      </w:r>
      <w:r>
        <w:rPr>
          <w:rFonts w:hint="cs"/>
          <w:szCs w:val="22"/>
          <w:rtl/>
          <w:lang w:bidi="he-IL"/>
        </w:rPr>
        <w:t xml:space="preserve"> יקבל תהיה קטנה מהמרחק שלו מ</w:t>
      </w:r>
      <w:r>
        <w:rPr>
          <w:szCs w:val="22"/>
          <w:lang w:bidi="he-IL"/>
        </w:rPr>
        <w:t>root</w:t>
      </w:r>
      <w:r>
        <w:rPr>
          <w:rFonts w:hint="cs"/>
          <w:szCs w:val="22"/>
          <w:rtl/>
          <w:lang w:bidi="he-IL"/>
        </w:rPr>
        <w:t>, ולכן הוא לא יבחר באף אחד מ</w:t>
      </w:r>
      <w:r w:rsidR="00A510BA">
        <w:rPr>
          <w:rFonts w:hint="cs"/>
          <w:szCs w:val="22"/>
          <w:rtl/>
          <w:lang w:bidi="he-IL"/>
        </w:rPr>
        <w:t xml:space="preserve">פורטים </w:t>
      </w:r>
      <w:r>
        <w:rPr>
          <w:rFonts w:hint="cs"/>
          <w:szCs w:val="22"/>
          <w:rtl/>
          <w:lang w:bidi="he-IL"/>
        </w:rPr>
        <w:t>שלו כ</w:t>
      </w:r>
      <w:r>
        <w:rPr>
          <w:szCs w:val="22"/>
          <w:lang w:bidi="he-IL"/>
        </w:rPr>
        <w:t>root port</w:t>
      </w:r>
      <w:r>
        <w:rPr>
          <w:rFonts w:hint="cs"/>
          <w:szCs w:val="22"/>
          <w:rtl/>
          <w:lang w:bidi="he-IL"/>
        </w:rPr>
        <w:t>.</w:t>
      </w:r>
      <w:r>
        <w:rPr>
          <w:szCs w:val="22"/>
          <w:rtl/>
          <w:lang w:bidi="he-IL"/>
        </w:rPr>
        <w:br/>
      </w:r>
    </w:p>
    <w:p w14:paraId="177F9A7E" w14:textId="1CF8C6DD" w:rsidR="008E2193" w:rsidRDefault="008E2193" w:rsidP="00A510BA">
      <w:pPr>
        <w:pStyle w:val="Heading3"/>
        <w:bidi/>
        <w:rPr>
          <w:rtl/>
          <w:lang w:bidi="he-IL"/>
        </w:rPr>
      </w:pPr>
      <w:r>
        <w:rPr>
          <w:rFonts w:hint="cs"/>
          <w:rtl/>
          <w:lang w:bidi="he-IL"/>
        </w:rPr>
        <w:t>כיוון 2: אין ל</w:t>
      </w:r>
      <w:r w:rsidR="00A510BA" w:rsidRPr="00A510BA">
        <w:rPr>
          <w:lang w:bidi="he-IL"/>
        </w:rPr>
        <w:t xml:space="preserve"> </w:t>
      </w:r>
      <w:r w:rsidR="00A510BA">
        <w:rPr>
          <w:lang w:bidi="he-IL"/>
        </w:rPr>
        <w:t>bridge</w:t>
      </w:r>
      <w:r w:rsidR="00A510BA">
        <w:rPr>
          <w:rFonts w:hint="cs"/>
          <w:rtl/>
          <w:lang w:bidi="he-IL"/>
        </w:rPr>
        <w:t xml:space="preserve"> מספר</w:t>
      </w:r>
      <w:r>
        <w:rPr>
          <w:rFonts w:hint="cs"/>
          <w:rtl/>
          <w:lang w:bidi="he-IL"/>
        </w:rPr>
        <w:t xml:space="preserve"> </w:t>
      </w:r>
      <w:r>
        <w:rPr>
          <w:lang w:bidi="he-IL"/>
        </w:rPr>
        <w:t>x</w:t>
      </w:r>
      <w:r>
        <w:rPr>
          <w:rFonts w:hint="cs"/>
          <w:rtl/>
          <w:lang w:bidi="he-IL"/>
        </w:rPr>
        <w:t xml:space="preserve"> </w:t>
      </w:r>
      <w:r>
        <w:rPr>
          <w:lang w:bidi="he-IL"/>
        </w:rPr>
        <w:t>root port</w:t>
      </w:r>
      <w:r>
        <w:rPr>
          <w:rFonts w:hint="cs"/>
          <w:rtl/>
          <w:lang w:bidi="he-IL"/>
        </w:rPr>
        <w:t xml:space="preserve"> </w:t>
      </w:r>
      <w:r>
        <w:rPr>
          <w:lang w:bidi="he-IL"/>
        </w:rPr>
        <w:sym w:font="Wingdings" w:char="F0E7"/>
      </w:r>
      <w:r>
        <w:rPr>
          <w:rFonts w:hint="cs"/>
          <w:rtl/>
          <w:lang w:bidi="he-IL"/>
        </w:rPr>
        <w:t xml:space="preserve"> </w:t>
      </w:r>
      <w:r>
        <w:rPr>
          <w:lang w:bidi="he-IL"/>
        </w:rPr>
        <w:t>x</w:t>
      </w:r>
      <w:r>
        <w:rPr>
          <w:rFonts w:hint="cs"/>
          <w:rtl/>
          <w:lang w:bidi="he-IL"/>
        </w:rPr>
        <w:t xml:space="preserve"> הוא </w:t>
      </w:r>
      <w:r>
        <w:rPr>
          <w:lang w:bidi="he-IL"/>
        </w:rPr>
        <w:t>root</w:t>
      </w:r>
      <w:r>
        <w:rPr>
          <w:rFonts w:hint="cs"/>
          <w:rtl/>
          <w:lang w:bidi="he-IL"/>
        </w:rPr>
        <w:t>.</w:t>
      </w:r>
    </w:p>
    <w:p w14:paraId="0EF1BE57" w14:textId="1181F74F" w:rsidR="005E204D" w:rsidRDefault="005E204D" w:rsidP="005E204D">
      <w:pPr>
        <w:bidi/>
        <w:rPr>
          <w:rtl/>
          <w:lang w:bidi="he-IL"/>
        </w:rPr>
      </w:pPr>
    </w:p>
    <w:p w14:paraId="41F94972" w14:textId="686A5F7E" w:rsidR="009F166A" w:rsidRPr="002E2EFC" w:rsidRDefault="009F166A" w:rsidP="009F166A">
      <w:pPr>
        <w:bidi/>
        <w:rPr>
          <w:szCs w:val="22"/>
          <w:rtl/>
          <w:lang w:bidi="he-IL"/>
        </w:rPr>
      </w:pPr>
      <w:r w:rsidRPr="002E2EFC">
        <w:rPr>
          <w:rFonts w:hint="eastAsia"/>
          <w:szCs w:val="22"/>
          <w:rtl/>
          <w:lang w:bidi="he-IL"/>
        </w:rPr>
        <w:t>נראה</w:t>
      </w:r>
      <w:r w:rsidRPr="002E2EFC">
        <w:rPr>
          <w:szCs w:val="22"/>
          <w:rtl/>
          <w:lang w:bidi="he-IL"/>
        </w:rPr>
        <w:t xml:space="preserve"> </w:t>
      </w:r>
      <w:r w:rsidRPr="002E2EFC">
        <w:rPr>
          <w:rFonts w:hint="eastAsia"/>
          <w:szCs w:val="22"/>
          <w:rtl/>
          <w:lang w:bidi="he-IL"/>
        </w:rPr>
        <w:t>על</w:t>
      </w:r>
      <w:r w:rsidRPr="002E2EFC">
        <w:rPr>
          <w:szCs w:val="22"/>
          <w:rtl/>
          <w:lang w:bidi="he-IL"/>
        </w:rPr>
        <w:t xml:space="preserve"> </w:t>
      </w:r>
      <w:r w:rsidRPr="002E2EFC">
        <w:rPr>
          <w:rFonts w:hint="eastAsia"/>
          <w:szCs w:val="22"/>
          <w:rtl/>
          <w:lang w:bidi="he-IL"/>
        </w:rPr>
        <w:t>דרך</w:t>
      </w:r>
      <w:r w:rsidRPr="002E2EFC">
        <w:rPr>
          <w:szCs w:val="22"/>
          <w:rtl/>
          <w:lang w:bidi="he-IL"/>
        </w:rPr>
        <w:t xml:space="preserve"> </w:t>
      </w:r>
      <w:r w:rsidRPr="002E2EFC">
        <w:rPr>
          <w:rFonts w:hint="eastAsia"/>
          <w:szCs w:val="22"/>
          <w:rtl/>
          <w:lang w:bidi="he-IL"/>
        </w:rPr>
        <w:t>השלילה</w:t>
      </w:r>
      <w:r w:rsidRPr="002E2EFC">
        <w:rPr>
          <w:szCs w:val="22"/>
          <w:rtl/>
          <w:lang w:bidi="he-IL"/>
        </w:rPr>
        <w:t xml:space="preserve">: </w:t>
      </w:r>
      <w:r w:rsidRPr="002E2EFC">
        <w:rPr>
          <w:rFonts w:hint="eastAsia"/>
          <w:szCs w:val="22"/>
          <w:rtl/>
          <w:lang w:bidi="he-IL"/>
        </w:rPr>
        <w:t>נניח</w:t>
      </w:r>
      <w:r w:rsidRPr="002E2EFC">
        <w:rPr>
          <w:szCs w:val="22"/>
          <w:rtl/>
          <w:lang w:bidi="he-IL"/>
        </w:rPr>
        <w:t xml:space="preserve"> </w:t>
      </w:r>
      <w:r w:rsidRPr="002E2EFC">
        <w:rPr>
          <w:rFonts w:hint="eastAsia"/>
          <w:szCs w:val="22"/>
          <w:rtl/>
          <w:lang w:bidi="he-IL"/>
        </w:rPr>
        <w:t>כי</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וננסה להראות ש- </w:t>
      </w:r>
      <w:r w:rsidRPr="002E2EFC">
        <w:rPr>
          <w:szCs w:val="22"/>
          <w:lang w:bidi="he-IL"/>
        </w:rPr>
        <w:t>x</w:t>
      </w:r>
      <w:r w:rsidRPr="002E2EFC">
        <w:rPr>
          <w:szCs w:val="22"/>
          <w:rtl/>
          <w:lang w:bidi="he-IL"/>
        </w:rPr>
        <w:t xml:space="preserve"> אינו </w:t>
      </w:r>
      <w:r w:rsidRPr="002E2EFC">
        <w:rPr>
          <w:szCs w:val="22"/>
          <w:lang w:bidi="he-IL"/>
        </w:rPr>
        <w:t>root</w:t>
      </w:r>
      <w:r w:rsidRPr="002E2EFC">
        <w:rPr>
          <w:szCs w:val="22"/>
          <w:rtl/>
          <w:lang w:bidi="he-IL"/>
        </w:rPr>
        <w:t>.</w:t>
      </w:r>
    </w:p>
    <w:p w14:paraId="0EDC20F9" w14:textId="1EA76081" w:rsidR="009F166A" w:rsidRPr="002E2EFC" w:rsidRDefault="009F166A" w:rsidP="009F166A">
      <w:pPr>
        <w:bidi/>
        <w:rPr>
          <w:szCs w:val="22"/>
          <w:rtl/>
          <w:lang w:bidi="he-IL"/>
        </w:rPr>
      </w:pPr>
      <w:r w:rsidRPr="002E2EFC">
        <w:rPr>
          <w:rFonts w:hint="eastAsia"/>
          <w:szCs w:val="22"/>
          <w:rtl/>
          <w:lang w:bidi="he-IL"/>
        </w:rPr>
        <w:t>אנו</w:t>
      </w:r>
      <w:r w:rsidRPr="002E2EFC">
        <w:rPr>
          <w:szCs w:val="22"/>
          <w:rtl/>
          <w:lang w:bidi="he-IL"/>
        </w:rPr>
        <w:t xml:space="preserve"> יודעים שהפרוטוקול התכנס ולכן כל הצמתים מחוברים בעץ פורש. בפרט, קיים </w:t>
      </w:r>
      <w:r w:rsidRPr="002E2EFC">
        <w:rPr>
          <w:szCs w:val="22"/>
          <w:lang w:bidi="he-IL"/>
        </w:rPr>
        <w:t>root</w:t>
      </w:r>
      <w:r w:rsidRPr="002E2EFC">
        <w:rPr>
          <w:szCs w:val="22"/>
          <w:rtl/>
          <w:lang w:bidi="he-IL"/>
        </w:rPr>
        <w:t xml:space="preserve"> וקיים מסלול ממנו אל </w:t>
      </w:r>
      <w:r w:rsidRPr="002E2EFC">
        <w:rPr>
          <w:szCs w:val="22"/>
          <w:lang w:bidi="he-IL"/>
        </w:rPr>
        <w:t>x</w:t>
      </w:r>
      <w:r w:rsidRPr="002E2EFC">
        <w:rPr>
          <w:szCs w:val="22"/>
          <w:rtl/>
          <w:lang w:bidi="he-IL"/>
        </w:rPr>
        <w:t xml:space="preserve">. </w:t>
      </w:r>
      <w:r w:rsidRPr="002E2EFC">
        <w:rPr>
          <w:rFonts w:hint="eastAsia"/>
          <w:szCs w:val="22"/>
          <w:rtl/>
          <w:lang w:bidi="he-IL"/>
        </w:rPr>
        <w:t>לכן</w:t>
      </w:r>
      <w:r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ישלחו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באיזשהו</w:t>
      </w:r>
      <w:r w:rsidRPr="002E2EFC">
        <w:rPr>
          <w:szCs w:val="22"/>
          <w:rtl/>
          <w:lang w:bidi="he-IL"/>
        </w:rPr>
        <w:t xml:space="preserve"> </w:t>
      </w:r>
      <w:r w:rsidRPr="002E2EFC">
        <w:rPr>
          <w:rFonts w:hint="eastAsia"/>
          <w:szCs w:val="22"/>
          <w:rtl/>
          <w:lang w:bidi="he-IL"/>
        </w:rPr>
        <w:t>שלב</w:t>
      </w:r>
      <w:r w:rsidRPr="002E2EFC">
        <w:rPr>
          <w:szCs w:val="22"/>
          <w:rtl/>
          <w:lang w:bidi="he-IL"/>
        </w:rPr>
        <w:t xml:space="preserve"> </w:t>
      </w:r>
      <w:r w:rsidRPr="002E2EFC">
        <w:rPr>
          <w:rFonts w:hint="eastAsia"/>
          <w:szCs w:val="22"/>
          <w:rtl/>
          <w:lang w:bidi="he-IL"/>
        </w:rPr>
        <w:t>הודעה</w:t>
      </w:r>
      <w:r w:rsidRPr="002E2EFC">
        <w:rPr>
          <w:szCs w:val="22"/>
          <w:rtl/>
          <w:lang w:bidi="he-IL"/>
        </w:rPr>
        <w:t xml:space="preserve"> </w:t>
      </w:r>
      <w:r w:rsidRPr="002E2EFC">
        <w:rPr>
          <w:rFonts w:hint="eastAsia"/>
          <w:szCs w:val="22"/>
          <w:rtl/>
          <w:lang w:bidi="he-IL"/>
        </w:rPr>
        <w:t>עם</w:t>
      </w:r>
      <w:r w:rsidRPr="002E2EFC">
        <w:rPr>
          <w:szCs w:val="22"/>
          <w:rtl/>
          <w:lang w:bidi="he-IL"/>
        </w:rPr>
        <w:t xml:space="preserve"> </w:t>
      </w:r>
      <w:r w:rsidRPr="002E2EFC">
        <w:rPr>
          <w:rFonts w:hint="eastAsia"/>
          <w:szCs w:val="22"/>
          <w:rtl/>
          <w:lang w:bidi="he-IL"/>
        </w:rPr>
        <w:t>המרחק</w:t>
      </w:r>
      <w:r w:rsidRPr="002E2EFC">
        <w:rPr>
          <w:szCs w:val="22"/>
          <w:rtl/>
          <w:lang w:bidi="he-IL"/>
        </w:rPr>
        <w:t xml:space="preserve"> </w:t>
      </w:r>
      <w:r w:rsidRPr="002E2EFC">
        <w:rPr>
          <w:rFonts w:hint="eastAsia"/>
          <w:szCs w:val="22"/>
          <w:rtl/>
          <w:lang w:bidi="he-IL"/>
        </w:rPr>
        <w:t>שלהם</w:t>
      </w:r>
      <w:r w:rsidRPr="002E2EFC">
        <w:rPr>
          <w:szCs w:val="22"/>
          <w:rtl/>
          <w:lang w:bidi="he-IL"/>
        </w:rPr>
        <w:t xml:space="preserve"> </w:t>
      </w:r>
      <w:r w:rsidRPr="002E2EFC">
        <w:rPr>
          <w:rFonts w:hint="eastAsia"/>
          <w:szCs w:val="22"/>
          <w:rtl/>
          <w:lang w:bidi="he-IL"/>
        </w:rPr>
        <w:t>מה</w:t>
      </w:r>
      <w:r w:rsidRPr="002E2EFC">
        <w:rPr>
          <w:szCs w:val="22"/>
          <w:rtl/>
          <w:lang w:bidi="he-IL"/>
        </w:rPr>
        <w:t>-</w:t>
      </w:r>
      <w:r w:rsidRPr="002E2EFC">
        <w:rPr>
          <w:szCs w:val="22"/>
          <w:lang w:bidi="he-IL"/>
        </w:rPr>
        <w:t>root</w:t>
      </w:r>
      <w:r w:rsidRPr="002E2EFC">
        <w:rPr>
          <w:szCs w:val="22"/>
          <w:rtl/>
          <w:lang w:bidi="he-IL"/>
        </w:rPr>
        <w:t xml:space="preserve">. כאשר זה יקרה, </w:t>
      </w:r>
      <w:r w:rsidRPr="002E2EFC">
        <w:rPr>
          <w:szCs w:val="22"/>
          <w:lang w:bidi="he-IL"/>
        </w:rPr>
        <w:t>x</w:t>
      </w:r>
      <w:r w:rsidRPr="002E2EFC">
        <w:rPr>
          <w:szCs w:val="22"/>
          <w:rtl/>
          <w:lang w:bidi="he-IL"/>
        </w:rPr>
        <w:t xml:space="preserve"> יקבע </w:t>
      </w:r>
      <w:r w:rsidRPr="002E2EFC">
        <w:rPr>
          <w:szCs w:val="22"/>
          <w:lang w:bidi="he-IL"/>
        </w:rPr>
        <w:t>root port</w:t>
      </w:r>
      <w:r w:rsidRPr="002E2EFC">
        <w:rPr>
          <w:szCs w:val="22"/>
          <w:rtl/>
          <w:lang w:bidi="he-IL"/>
        </w:rPr>
        <w:t xml:space="preserve"> לפי המרחק הקצר ביותר (או לפי </w:t>
      </w:r>
      <w:r w:rsidRPr="002E2EFC">
        <w:rPr>
          <w:szCs w:val="22"/>
          <w:lang w:bidi="he-IL"/>
        </w:rPr>
        <w:t>id</w:t>
      </w:r>
      <w:r w:rsidRPr="002E2EFC">
        <w:rPr>
          <w:szCs w:val="22"/>
          <w:rtl/>
          <w:lang w:bidi="he-IL"/>
        </w:rPr>
        <w:t xml:space="preserve"> של צומת קטן יותר).</w:t>
      </w:r>
    </w:p>
    <w:p w14:paraId="754E2E42" w14:textId="62B26A6C" w:rsidR="009F166A" w:rsidRPr="002E2EFC" w:rsidRDefault="009F166A" w:rsidP="009F166A">
      <w:pPr>
        <w:bidi/>
        <w:rPr>
          <w:szCs w:val="22"/>
          <w:rtl/>
          <w:lang w:bidi="he-IL"/>
        </w:rPr>
      </w:pPr>
      <w:r w:rsidRPr="002E2EFC">
        <w:rPr>
          <w:rFonts w:hint="eastAsia"/>
          <w:szCs w:val="22"/>
          <w:rtl/>
          <w:lang w:bidi="he-IL"/>
        </w:rPr>
        <w:t>אבל</w:t>
      </w:r>
      <w:r w:rsidRPr="002E2EFC">
        <w:rPr>
          <w:szCs w:val="22"/>
          <w:rtl/>
          <w:lang w:bidi="he-IL"/>
        </w:rPr>
        <w:t xml:space="preserve"> </w:t>
      </w:r>
      <w:r w:rsidRPr="002E2EFC">
        <w:rPr>
          <w:rFonts w:hint="eastAsia"/>
          <w:szCs w:val="22"/>
          <w:rtl/>
          <w:lang w:bidi="he-IL"/>
        </w:rPr>
        <w:t>אנו</w:t>
      </w:r>
      <w:r w:rsidRPr="002E2EFC">
        <w:rPr>
          <w:szCs w:val="22"/>
          <w:rtl/>
          <w:lang w:bidi="he-IL"/>
        </w:rPr>
        <w:t xml:space="preserve"> </w:t>
      </w:r>
      <w:r w:rsidRPr="002E2EFC">
        <w:rPr>
          <w:rFonts w:hint="eastAsia"/>
          <w:szCs w:val="22"/>
          <w:rtl/>
          <w:lang w:bidi="he-IL"/>
        </w:rPr>
        <w:t>יודעים</w:t>
      </w:r>
      <w:r w:rsidRPr="002E2EFC">
        <w:rPr>
          <w:szCs w:val="22"/>
          <w:rtl/>
          <w:lang w:bidi="he-IL"/>
        </w:rPr>
        <w:t xml:space="preserve"> </w:t>
      </w:r>
      <w:r w:rsidRPr="002E2EFC">
        <w:rPr>
          <w:rFonts w:hint="eastAsia"/>
          <w:szCs w:val="22"/>
          <w:rtl/>
          <w:lang w:bidi="he-IL"/>
        </w:rPr>
        <w:t>של</w:t>
      </w:r>
      <w:r w:rsidRPr="002E2EFC">
        <w:rPr>
          <w:szCs w:val="22"/>
          <w:rtl/>
          <w:lang w:bidi="he-IL"/>
        </w:rPr>
        <w:t>-</w:t>
      </w:r>
      <w:r w:rsidRPr="002E2EFC">
        <w:rPr>
          <w:szCs w:val="22"/>
          <w:lang w:bidi="he-IL"/>
        </w:rPr>
        <w:t>x</w:t>
      </w:r>
      <w:r w:rsidRPr="002E2EFC">
        <w:rPr>
          <w:szCs w:val="22"/>
          <w:rtl/>
          <w:lang w:bidi="he-IL"/>
        </w:rPr>
        <w:t xml:space="preserve"> אין </w:t>
      </w:r>
      <w:r w:rsidRPr="002E2EFC">
        <w:rPr>
          <w:szCs w:val="22"/>
          <w:lang w:bidi="he-IL"/>
        </w:rPr>
        <w:t>root port</w:t>
      </w:r>
      <w:r w:rsidRPr="002E2EFC">
        <w:rPr>
          <w:szCs w:val="22"/>
          <w:rtl/>
          <w:lang w:bidi="he-IL"/>
        </w:rPr>
        <w:t xml:space="preserve"> והאלגוריתם התכנס. לכן</w:t>
      </w:r>
      <w:r w:rsidR="00D32196" w:rsidRPr="002E2EFC">
        <w:rPr>
          <w:szCs w:val="22"/>
          <w:rtl/>
          <w:lang w:bidi="he-IL"/>
        </w:rPr>
        <w:t xml:space="preserve">, </w:t>
      </w:r>
      <w:r w:rsidRPr="002E2EFC">
        <w:rPr>
          <w:rFonts w:hint="eastAsia"/>
          <w:szCs w:val="22"/>
          <w:rtl/>
          <w:lang w:bidi="he-IL"/>
        </w:rPr>
        <w:t>השכנים</w:t>
      </w:r>
      <w:r w:rsidRPr="002E2EFC">
        <w:rPr>
          <w:szCs w:val="22"/>
          <w:rtl/>
          <w:lang w:bidi="he-IL"/>
        </w:rPr>
        <w:t xml:space="preserve"> </w:t>
      </w:r>
      <w:r w:rsidRPr="002E2EFC">
        <w:rPr>
          <w:rFonts w:hint="eastAsia"/>
          <w:szCs w:val="22"/>
          <w:rtl/>
          <w:lang w:bidi="he-IL"/>
        </w:rPr>
        <w:t>שלו</w:t>
      </w:r>
      <w:r w:rsidRPr="002E2EFC">
        <w:rPr>
          <w:szCs w:val="22"/>
          <w:rtl/>
          <w:lang w:bidi="he-IL"/>
        </w:rPr>
        <w:t xml:space="preserve"> </w:t>
      </w:r>
      <w:r w:rsidRPr="002E2EFC">
        <w:rPr>
          <w:rFonts w:hint="eastAsia"/>
          <w:szCs w:val="22"/>
          <w:rtl/>
          <w:lang w:bidi="he-IL"/>
        </w:rPr>
        <w:t>שלחו</w:t>
      </w:r>
      <w:r w:rsidRPr="002E2EFC">
        <w:rPr>
          <w:szCs w:val="22"/>
          <w:rtl/>
          <w:lang w:bidi="he-IL"/>
        </w:rPr>
        <w:t xml:space="preserve"> </w:t>
      </w:r>
      <w:r w:rsidRPr="002E2EFC">
        <w:rPr>
          <w:rFonts w:hint="eastAsia"/>
          <w:szCs w:val="22"/>
          <w:rtl/>
          <w:lang w:bidi="he-IL"/>
        </w:rPr>
        <w:t>לו</w:t>
      </w:r>
      <w:r w:rsidRPr="002E2EFC">
        <w:rPr>
          <w:szCs w:val="22"/>
          <w:rtl/>
          <w:lang w:bidi="he-IL"/>
        </w:rPr>
        <w:t xml:space="preserve"> </w:t>
      </w:r>
      <w:r w:rsidRPr="002E2EFC">
        <w:rPr>
          <w:rFonts w:hint="eastAsia"/>
          <w:szCs w:val="22"/>
          <w:rtl/>
          <w:lang w:bidi="he-IL"/>
        </w:rPr>
        <w:t>מרחק</w:t>
      </w:r>
      <w:r w:rsidRPr="002E2EFC">
        <w:rPr>
          <w:szCs w:val="22"/>
          <w:rtl/>
          <w:lang w:bidi="he-IL"/>
        </w:rPr>
        <w:t xml:space="preserve"> </w:t>
      </w:r>
      <w:r w:rsidRPr="002E2EFC">
        <w:rPr>
          <w:rFonts w:hint="eastAsia"/>
          <w:szCs w:val="22"/>
          <w:rtl/>
          <w:lang w:bidi="he-IL"/>
        </w:rPr>
        <w:t>ל</w:t>
      </w:r>
      <w:r w:rsidRPr="002E2EFC">
        <w:rPr>
          <w:szCs w:val="22"/>
          <w:rtl/>
          <w:lang w:bidi="he-IL"/>
        </w:rPr>
        <w:t>-</w:t>
      </w:r>
      <w:r w:rsidRPr="002E2EFC">
        <w:rPr>
          <w:szCs w:val="22"/>
          <w:lang w:bidi="he-IL"/>
        </w:rPr>
        <w:t>root</w:t>
      </w:r>
      <w:r w:rsidRPr="002E2EFC">
        <w:rPr>
          <w:szCs w:val="22"/>
          <w:rtl/>
          <w:lang w:bidi="he-IL"/>
        </w:rPr>
        <w:t xml:space="preserve"> ארוך יותר מ-</w:t>
      </w:r>
      <w:r w:rsidRPr="002E2EFC">
        <w:rPr>
          <w:szCs w:val="22"/>
          <w:lang w:bidi="he-IL"/>
        </w:rPr>
        <w:t>x</w:t>
      </w:r>
      <w:r w:rsidR="00D32196" w:rsidRPr="002E2EFC">
        <w:rPr>
          <w:szCs w:val="22"/>
          <w:rtl/>
          <w:lang w:bidi="he-IL"/>
        </w:rPr>
        <w:t xml:space="preserve"> עצמו, זאת אומרת </w:t>
      </w:r>
      <w:r w:rsidR="00D32196" w:rsidRPr="002E2EFC">
        <w:rPr>
          <w:szCs w:val="22"/>
          <w:u w:val="single"/>
          <w:lang w:bidi="he-IL"/>
        </w:rPr>
        <w:t>x</w:t>
      </w:r>
      <w:r w:rsidR="00D32196" w:rsidRPr="002E2EFC">
        <w:rPr>
          <w:szCs w:val="22"/>
          <w:u w:val="single"/>
          <w:rtl/>
          <w:lang w:bidi="he-IL"/>
        </w:rPr>
        <w:t xml:space="preserve"> חייב להיות </w:t>
      </w:r>
      <w:r w:rsidR="00D32196" w:rsidRPr="002E2EFC">
        <w:rPr>
          <w:szCs w:val="22"/>
          <w:u w:val="single"/>
          <w:lang w:bidi="he-IL"/>
        </w:rPr>
        <w:t>root</w:t>
      </w:r>
      <w:r w:rsidR="00D32196" w:rsidRPr="002E2EFC">
        <w:rPr>
          <w:szCs w:val="22"/>
          <w:rtl/>
          <w:lang w:bidi="he-IL"/>
        </w:rPr>
        <w:t>.</w:t>
      </w:r>
    </w:p>
    <w:p w14:paraId="651265C5" w14:textId="77777777" w:rsidR="00A510BA" w:rsidRDefault="00A510BA" w:rsidP="00A510BA">
      <w:pPr>
        <w:bidi/>
        <w:rPr>
          <w:szCs w:val="22"/>
          <w:rtl/>
          <w:lang w:bidi="he-IL"/>
        </w:rPr>
      </w:pPr>
    </w:p>
    <w:p w14:paraId="66BD1281" w14:textId="0B5B0900" w:rsidR="00A510BA" w:rsidRPr="00A510BA" w:rsidRDefault="00A510BA" w:rsidP="00A510BA">
      <w:pPr>
        <w:bidi/>
        <w:rPr>
          <w:szCs w:val="22"/>
          <w:rtl/>
          <w:lang w:bidi="he-IL"/>
        </w:rPr>
      </w:pPr>
      <w:r w:rsidRPr="00A510BA">
        <w:rPr>
          <w:rFonts w:hint="cs"/>
          <w:szCs w:val="22"/>
          <w:rtl/>
          <w:lang w:bidi="he-IL"/>
        </w:rPr>
        <w:t>ולכן הראנו כי</w:t>
      </w:r>
      <w:r w:rsidR="00215D5B">
        <w:rPr>
          <w:rFonts w:hint="cs"/>
          <w:szCs w:val="22"/>
          <w:rtl/>
          <w:lang w:bidi="he-IL"/>
        </w:rPr>
        <w:t xml:space="preserve">: </w:t>
      </w:r>
      <w:r w:rsidRPr="00A510BA">
        <w:rPr>
          <w:rFonts w:hint="cs"/>
          <w:szCs w:val="22"/>
          <w:rtl/>
          <w:lang w:bidi="he-IL"/>
        </w:rPr>
        <w:t xml:space="preserve"> </w:t>
      </w:r>
      <w:r w:rsidRPr="00A510BA">
        <w:rPr>
          <w:szCs w:val="22"/>
          <w:lang w:bidi="he-IL"/>
        </w:rPr>
        <w:t>x</w:t>
      </w:r>
      <w:r w:rsidRPr="00A510BA">
        <w:rPr>
          <w:rFonts w:hint="cs"/>
          <w:szCs w:val="22"/>
          <w:rtl/>
          <w:lang w:bidi="he-IL"/>
        </w:rPr>
        <w:t xml:space="preserve"> הוא </w:t>
      </w:r>
      <w:r w:rsidRPr="00A510BA">
        <w:rPr>
          <w:szCs w:val="22"/>
          <w:lang w:bidi="he-IL"/>
        </w:rPr>
        <w:t>root</w:t>
      </w:r>
      <w:r w:rsidRPr="00A510BA">
        <w:rPr>
          <w:rFonts w:hint="cs"/>
          <w:szCs w:val="22"/>
          <w:rtl/>
          <w:lang w:bidi="he-IL"/>
        </w:rPr>
        <w:t xml:space="preserve"> </w:t>
      </w:r>
      <w:r w:rsidRPr="00A510BA">
        <w:rPr>
          <w:szCs w:val="22"/>
          <w:lang w:bidi="he-IL"/>
        </w:rPr>
        <w:sym w:font="Wingdings" w:char="F0F3"/>
      </w:r>
      <w:r w:rsidRPr="00A510BA">
        <w:rPr>
          <w:rFonts w:hint="cs"/>
          <w:szCs w:val="22"/>
          <w:rtl/>
          <w:lang w:bidi="he-IL"/>
        </w:rPr>
        <w:t xml:space="preserve"> אין ל </w:t>
      </w:r>
      <w:r w:rsidRPr="00A510BA">
        <w:rPr>
          <w:szCs w:val="22"/>
          <w:lang w:bidi="he-IL"/>
        </w:rPr>
        <w:t>x</w:t>
      </w:r>
      <w:r w:rsidRPr="00A510BA">
        <w:rPr>
          <w:rFonts w:hint="cs"/>
          <w:szCs w:val="22"/>
          <w:rtl/>
          <w:lang w:bidi="he-IL"/>
        </w:rPr>
        <w:t xml:space="preserve"> </w:t>
      </w:r>
      <w:r w:rsidRPr="00A510BA">
        <w:rPr>
          <w:szCs w:val="22"/>
          <w:lang w:bidi="he-IL"/>
        </w:rPr>
        <w:t>root port</w:t>
      </w:r>
      <w:r w:rsidRPr="00A510BA">
        <w:rPr>
          <w:rFonts w:hint="cs"/>
          <w:szCs w:val="22"/>
          <w:rtl/>
          <w:lang w:bidi="he-IL"/>
        </w:rPr>
        <w:t>.</w:t>
      </w:r>
    </w:p>
    <w:p w14:paraId="54471594" w14:textId="77777777" w:rsidR="00A510BA" w:rsidRPr="008E2193" w:rsidRDefault="00A510BA" w:rsidP="00A510BA">
      <w:pPr>
        <w:bidi/>
        <w:rPr>
          <w:szCs w:val="22"/>
          <w:rtl/>
          <w:lang w:bidi="he-IL"/>
        </w:rPr>
      </w:pPr>
    </w:p>
    <w:p w14:paraId="3CF6F5F3" w14:textId="6A0BA77F" w:rsidR="00A71DFD" w:rsidRDefault="00C339C9" w:rsidP="00C339C9">
      <w:pPr>
        <w:pStyle w:val="Heading2"/>
        <w:bidi/>
        <w:rPr>
          <w:rtl/>
          <w:lang w:bidi="he-IL"/>
        </w:rPr>
      </w:pPr>
      <w:r>
        <w:rPr>
          <w:lang w:bidi="he-IL"/>
        </w:rPr>
        <w:t>ii</w:t>
      </w:r>
    </w:p>
    <w:p w14:paraId="2B118E9B" w14:textId="6364B577" w:rsidR="00C339C9" w:rsidRPr="002E2EFC" w:rsidRDefault="00342505" w:rsidP="00C339C9">
      <w:pPr>
        <w:bidi/>
        <w:rPr>
          <w:szCs w:val="22"/>
          <w:rtl/>
          <w:lang w:bidi="he-IL"/>
        </w:rPr>
      </w:pPr>
      <w:r w:rsidRPr="002E2EFC">
        <w:rPr>
          <w:rFonts w:hint="eastAsia"/>
          <w:szCs w:val="22"/>
          <w:rtl/>
          <w:lang w:bidi="he-IL"/>
        </w:rPr>
        <w:t>טענה</w:t>
      </w:r>
      <w:r w:rsidRPr="002E2EFC">
        <w:rPr>
          <w:szCs w:val="22"/>
          <w:rtl/>
          <w:lang w:bidi="he-IL"/>
        </w:rPr>
        <w:t xml:space="preserve"> זאת נובעת ישירות מההגדרות של בחירת </w:t>
      </w:r>
      <w:r w:rsidRPr="002E2EFC">
        <w:rPr>
          <w:szCs w:val="22"/>
          <w:lang w:bidi="he-IL"/>
        </w:rPr>
        <w:t>root port</w:t>
      </w:r>
      <w:r w:rsidRPr="002E2EFC">
        <w:rPr>
          <w:szCs w:val="22"/>
          <w:rtl/>
          <w:lang w:bidi="he-IL"/>
        </w:rPr>
        <w:t xml:space="preserve"> ו </w:t>
      </w:r>
      <w:r w:rsidRPr="002E2EFC">
        <w:rPr>
          <w:szCs w:val="22"/>
          <w:lang w:bidi="he-IL"/>
        </w:rPr>
        <w:t>designated port</w:t>
      </w:r>
      <w:r w:rsidRPr="002E2EFC">
        <w:rPr>
          <w:szCs w:val="22"/>
          <w:rtl/>
          <w:lang w:bidi="he-IL"/>
        </w:rPr>
        <w:t>.</w:t>
      </w:r>
    </w:p>
    <w:p w14:paraId="1AF27AFB" w14:textId="1F5613CC" w:rsidR="00342505" w:rsidRPr="00342505" w:rsidRDefault="00342505" w:rsidP="00342505">
      <w:pPr>
        <w:bidi/>
        <w:rPr>
          <w:u w:val="single"/>
          <w:rtl/>
          <w:lang w:bidi="he-IL"/>
        </w:rPr>
      </w:pPr>
      <w:r w:rsidRPr="00342505">
        <w:rPr>
          <w:rFonts w:hint="cs"/>
          <w:u w:val="single"/>
          <w:rtl/>
          <w:lang w:bidi="he-IL"/>
        </w:rPr>
        <w:t xml:space="preserve">בחירת </w:t>
      </w:r>
      <w:r w:rsidRPr="00342505">
        <w:rPr>
          <w:u w:val="single"/>
          <w:lang w:bidi="he-IL"/>
        </w:rPr>
        <w:t>root port</w:t>
      </w:r>
      <w:r w:rsidRPr="00342505">
        <w:rPr>
          <w:rFonts w:hint="cs"/>
          <w:u w:val="single"/>
          <w:rtl/>
          <w:lang w:bidi="he-IL"/>
        </w:rPr>
        <w:t>:</w:t>
      </w:r>
    </w:p>
    <w:p w14:paraId="108E882D" w14:textId="23644DB6" w:rsidR="00342505" w:rsidRDefault="00342505" w:rsidP="00342505">
      <w:pPr>
        <w:bidi/>
        <w:rPr>
          <w:szCs w:val="22"/>
          <w:rtl/>
          <w:lang w:bidi="he-IL"/>
        </w:rPr>
      </w:pPr>
      <w:r>
        <w:rPr>
          <w:szCs w:val="22"/>
          <w:lang w:bidi="he-IL"/>
        </w:rPr>
        <w:t>bridge</w:t>
      </w:r>
      <w:r>
        <w:rPr>
          <w:rFonts w:hint="cs"/>
          <w:szCs w:val="22"/>
          <w:rtl/>
          <w:lang w:bidi="he-IL"/>
        </w:rPr>
        <w:t xml:space="preserve"> בוחר כ </w:t>
      </w:r>
      <w:r>
        <w:rPr>
          <w:szCs w:val="22"/>
          <w:lang w:bidi="he-IL"/>
        </w:rPr>
        <w:t>root port</w:t>
      </w:r>
      <w:r>
        <w:rPr>
          <w:rFonts w:hint="cs"/>
          <w:szCs w:val="22"/>
          <w:rtl/>
          <w:lang w:bidi="he-IL"/>
        </w:rPr>
        <w:t xml:space="preserve"> </w:t>
      </w:r>
      <w:r w:rsidR="00B47191">
        <w:rPr>
          <w:rFonts w:hint="cs"/>
          <w:szCs w:val="22"/>
          <w:rtl/>
          <w:lang w:bidi="he-IL"/>
        </w:rPr>
        <w:t xml:space="preserve">את </w:t>
      </w:r>
      <w:r>
        <w:rPr>
          <w:rFonts w:hint="cs"/>
          <w:szCs w:val="22"/>
          <w:rtl/>
          <w:lang w:bidi="he-IL"/>
        </w:rPr>
        <w:t xml:space="preserve">פורט ממנו התקבלה </w:t>
      </w:r>
      <w:r w:rsidR="00B47191">
        <w:rPr>
          <w:rFonts w:hint="cs"/>
          <w:szCs w:val="22"/>
          <w:rtl/>
          <w:lang w:bidi="he-IL"/>
        </w:rPr>
        <w:t>הודעה טובה יותר משלו:</w:t>
      </w:r>
      <w:r w:rsidR="00B47191">
        <w:rPr>
          <w:szCs w:val="22"/>
          <w:rtl/>
          <w:lang w:bidi="he-IL"/>
        </w:rPr>
        <w:br/>
      </w:r>
      <w:r w:rsidR="00B47191">
        <w:rPr>
          <w:rFonts w:hint="cs"/>
          <w:szCs w:val="22"/>
          <w:rtl/>
          <w:lang w:bidi="he-IL"/>
        </w:rPr>
        <w:t xml:space="preserve">כלומר </w:t>
      </w:r>
      <w:r>
        <w:rPr>
          <w:rFonts w:hint="cs"/>
          <w:szCs w:val="22"/>
          <w:rtl/>
          <w:lang w:bidi="he-IL"/>
        </w:rPr>
        <w:t>הודעה עם המרחק הקטן ביותר ל</w:t>
      </w:r>
      <w:r>
        <w:rPr>
          <w:szCs w:val="22"/>
          <w:lang w:bidi="he-IL"/>
        </w:rPr>
        <w:t>root</w:t>
      </w:r>
      <w:r>
        <w:rPr>
          <w:rFonts w:hint="cs"/>
          <w:szCs w:val="22"/>
          <w:rtl/>
          <w:lang w:bidi="he-IL"/>
        </w:rPr>
        <w:t xml:space="preserve"> ביחס למרחק שהוא כבר יכול להגיע ל</w:t>
      </w:r>
      <w:r>
        <w:rPr>
          <w:szCs w:val="22"/>
          <w:lang w:bidi="he-IL"/>
        </w:rPr>
        <w:t>root</w:t>
      </w:r>
      <w:r>
        <w:rPr>
          <w:rFonts w:hint="cs"/>
          <w:szCs w:val="22"/>
          <w:rtl/>
          <w:lang w:bidi="he-IL"/>
        </w:rPr>
        <w:t>.</w:t>
      </w:r>
      <w:r>
        <w:rPr>
          <w:szCs w:val="22"/>
          <w:rtl/>
          <w:lang w:bidi="he-IL"/>
        </w:rPr>
        <w:br/>
      </w:r>
      <w:r>
        <w:rPr>
          <w:rFonts w:hint="cs"/>
          <w:szCs w:val="22"/>
          <w:rtl/>
          <w:lang w:bidi="he-IL"/>
        </w:rPr>
        <w:t xml:space="preserve">במידה ויש </w:t>
      </w:r>
      <w:r>
        <w:rPr>
          <w:szCs w:val="22"/>
          <w:lang w:bidi="he-IL"/>
        </w:rPr>
        <w:t>port</w:t>
      </w:r>
      <w:r>
        <w:rPr>
          <w:rFonts w:hint="cs"/>
          <w:szCs w:val="22"/>
          <w:rtl/>
          <w:lang w:bidi="he-IL"/>
        </w:rPr>
        <w:t xml:space="preserve">ים עם מרחקים שווים </w:t>
      </w:r>
      <w:r>
        <w:rPr>
          <w:szCs w:val="22"/>
          <w:rtl/>
          <w:lang w:bidi="he-IL"/>
        </w:rPr>
        <w:t>–</w:t>
      </w:r>
      <w:r>
        <w:rPr>
          <w:rFonts w:hint="cs"/>
          <w:szCs w:val="22"/>
          <w:rtl/>
          <w:lang w:bidi="he-IL"/>
        </w:rPr>
        <w:t xml:space="preserve"> הוא בוחר את ה</w:t>
      </w:r>
      <w:r>
        <w:rPr>
          <w:szCs w:val="22"/>
          <w:lang w:bidi="he-IL"/>
        </w:rPr>
        <w:t>port</w:t>
      </w:r>
      <w:r>
        <w:rPr>
          <w:rFonts w:hint="cs"/>
          <w:szCs w:val="22"/>
          <w:rtl/>
          <w:lang w:bidi="he-IL"/>
        </w:rPr>
        <w:t xml:space="preserve"> ממנו נשלחה הודעה מ</w:t>
      </w:r>
      <w:r>
        <w:rPr>
          <w:szCs w:val="22"/>
          <w:lang w:bidi="he-IL"/>
        </w:rPr>
        <w:t>bridge</w:t>
      </w:r>
      <w:r>
        <w:rPr>
          <w:rFonts w:hint="cs"/>
          <w:szCs w:val="22"/>
          <w:rtl/>
          <w:lang w:bidi="he-IL"/>
        </w:rPr>
        <w:t xml:space="preserve"> בעל </w:t>
      </w:r>
      <w:r>
        <w:rPr>
          <w:szCs w:val="22"/>
          <w:lang w:bidi="he-IL"/>
        </w:rPr>
        <w:t>id</w:t>
      </w:r>
      <w:r>
        <w:rPr>
          <w:rFonts w:hint="cs"/>
          <w:szCs w:val="22"/>
          <w:rtl/>
          <w:lang w:bidi="he-IL"/>
        </w:rPr>
        <w:t xml:space="preserve"> קטן יותר (מובטח לנו שכל ה-</w:t>
      </w:r>
      <w:r>
        <w:rPr>
          <w:szCs w:val="22"/>
          <w:lang w:bidi="he-IL"/>
        </w:rPr>
        <w:t>id</w:t>
      </w:r>
      <w:r>
        <w:rPr>
          <w:rFonts w:hint="cs"/>
          <w:szCs w:val="22"/>
          <w:rtl/>
          <w:lang w:bidi="he-IL"/>
        </w:rPr>
        <w:t>ים שונים).</w:t>
      </w:r>
    </w:p>
    <w:p w14:paraId="22DBFA72" w14:textId="070D3E86" w:rsidR="00342505" w:rsidRDefault="00342505" w:rsidP="00342505">
      <w:pPr>
        <w:bidi/>
        <w:rPr>
          <w:u w:val="single"/>
          <w:rtl/>
          <w:lang w:bidi="he-IL"/>
        </w:rPr>
      </w:pPr>
      <w:r w:rsidRPr="00C63D1C">
        <w:rPr>
          <w:rFonts w:hint="cs"/>
          <w:szCs w:val="22"/>
          <w:u w:val="single"/>
          <w:rtl/>
          <w:lang w:bidi="he-IL"/>
        </w:rPr>
        <w:t xml:space="preserve">בחירת </w:t>
      </w:r>
      <w:r w:rsidRPr="00C63D1C">
        <w:rPr>
          <w:u w:val="single"/>
          <w:lang w:bidi="he-IL"/>
        </w:rPr>
        <w:t>designated port</w:t>
      </w:r>
      <w:r w:rsidRPr="00C63D1C">
        <w:rPr>
          <w:rFonts w:hint="cs"/>
          <w:u w:val="single"/>
          <w:rtl/>
          <w:lang w:bidi="he-IL"/>
        </w:rPr>
        <w:t>:</w:t>
      </w:r>
    </w:p>
    <w:p w14:paraId="23C52AE9" w14:textId="68682631" w:rsidR="00C63D1C" w:rsidRDefault="00C63D1C" w:rsidP="008303E3">
      <w:pPr>
        <w:bidi/>
        <w:rPr>
          <w:szCs w:val="22"/>
          <w:rtl/>
          <w:lang w:bidi="he-IL"/>
        </w:rPr>
      </w:pPr>
      <w:proofErr w:type="gramStart"/>
      <w:r>
        <w:rPr>
          <w:szCs w:val="22"/>
          <w:lang w:bidi="he-IL"/>
        </w:rPr>
        <w:t>bridge</w:t>
      </w:r>
      <w:proofErr w:type="gramEnd"/>
      <w:r>
        <w:rPr>
          <w:rFonts w:hint="cs"/>
          <w:szCs w:val="22"/>
          <w:rtl/>
          <w:lang w:bidi="he-IL"/>
        </w:rPr>
        <w:t xml:space="preserve"> בוחר פורט כ </w:t>
      </w:r>
      <w:r w:rsidRPr="00C63D1C">
        <w:rPr>
          <w:lang w:bidi="he-IL"/>
        </w:rPr>
        <w:t>designated</w:t>
      </w:r>
      <w:r w:rsidRPr="00C63D1C">
        <w:rPr>
          <w:szCs w:val="22"/>
          <w:lang w:bidi="he-IL"/>
        </w:rPr>
        <w:t xml:space="preserve"> </w:t>
      </w:r>
      <w:r>
        <w:rPr>
          <w:szCs w:val="22"/>
          <w:lang w:bidi="he-IL"/>
        </w:rPr>
        <w:t>port</w:t>
      </w:r>
      <w:r>
        <w:rPr>
          <w:rFonts w:hint="cs"/>
          <w:szCs w:val="22"/>
          <w:rtl/>
          <w:lang w:bidi="he-IL"/>
        </w:rPr>
        <w:t xml:space="preserve"> </w:t>
      </w:r>
      <w:r w:rsidR="00B47191">
        <w:rPr>
          <w:rFonts w:hint="cs"/>
          <w:szCs w:val="22"/>
          <w:rtl/>
          <w:lang w:bidi="he-IL"/>
        </w:rPr>
        <w:t xml:space="preserve">במידה וההודעה שלו היא טובה יותר מההודעות האחרות </w:t>
      </w:r>
      <w:r w:rsidR="008303E3">
        <w:rPr>
          <w:rFonts w:hint="cs"/>
          <w:szCs w:val="22"/>
          <w:rtl/>
          <w:lang w:bidi="he-IL"/>
        </w:rPr>
        <w:t xml:space="preserve">שמגיעות </w:t>
      </w:r>
      <w:r w:rsidR="00B47191">
        <w:rPr>
          <w:rFonts w:hint="cs"/>
          <w:szCs w:val="22"/>
          <w:rtl/>
          <w:lang w:bidi="he-IL"/>
        </w:rPr>
        <w:t xml:space="preserve"> </w:t>
      </w:r>
      <w:r w:rsidR="008303E3">
        <w:rPr>
          <w:rFonts w:hint="cs"/>
          <w:szCs w:val="22"/>
          <w:rtl/>
          <w:lang w:bidi="he-IL"/>
        </w:rPr>
        <w:t>מה</w:t>
      </w:r>
      <w:r w:rsidR="00B47191">
        <w:rPr>
          <w:rFonts w:hint="cs"/>
          <w:szCs w:val="22"/>
          <w:rtl/>
          <w:lang w:bidi="he-IL"/>
        </w:rPr>
        <w:t>פורט.</w:t>
      </w:r>
    </w:p>
    <w:p w14:paraId="3C73FE76" w14:textId="77777777" w:rsidR="00B47191" w:rsidRDefault="00B47191" w:rsidP="002E2EFC">
      <w:pPr>
        <w:rPr>
          <w:rtl/>
          <w:lang w:bidi="he-IL"/>
        </w:rPr>
      </w:pPr>
    </w:p>
    <w:p w14:paraId="16336805" w14:textId="5E582EEF" w:rsidR="00B47191" w:rsidRDefault="00B47191" w:rsidP="00200C75">
      <w:pPr>
        <w:bidi/>
        <w:rPr>
          <w:rtl/>
          <w:lang w:bidi="he-IL"/>
        </w:rPr>
      </w:pPr>
      <w:r>
        <w:rPr>
          <w:rFonts w:hint="cs"/>
          <w:szCs w:val="22"/>
          <w:rtl/>
          <w:lang w:bidi="he-IL"/>
        </w:rPr>
        <w:t>ניתן לראות שההגדרות הפוכות כ</w:t>
      </w:r>
      <w:r w:rsidRPr="00B47191">
        <w:rPr>
          <w:color w:val="538135" w:themeColor="accent6" w:themeShade="BF"/>
          <w:szCs w:val="22"/>
          <w:lang w:bidi="he-IL"/>
        </w:rPr>
        <w:t>root port</w:t>
      </w:r>
      <w:r w:rsidRPr="00B47191">
        <w:rPr>
          <w:rFonts w:hint="cs"/>
          <w:color w:val="538135" w:themeColor="accent6" w:themeShade="BF"/>
          <w:szCs w:val="22"/>
          <w:rtl/>
          <w:lang w:bidi="he-IL"/>
        </w:rPr>
        <w:t xml:space="preserve"> </w:t>
      </w:r>
      <w:r>
        <w:rPr>
          <w:rFonts w:hint="cs"/>
          <w:szCs w:val="22"/>
          <w:rtl/>
          <w:lang w:bidi="he-IL"/>
        </w:rPr>
        <w:t xml:space="preserve">בוחרים פורט </w:t>
      </w:r>
      <w:r w:rsidRPr="00B47191">
        <w:rPr>
          <w:rFonts w:hint="cs"/>
          <w:color w:val="538135" w:themeColor="accent6" w:themeShade="BF"/>
          <w:szCs w:val="22"/>
          <w:rtl/>
          <w:lang w:bidi="he-IL"/>
        </w:rPr>
        <w:t>ש</w:t>
      </w:r>
      <w:r w:rsidR="00200C75">
        <w:rPr>
          <w:rFonts w:hint="cs"/>
          <w:color w:val="538135" w:themeColor="accent6" w:themeShade="BF"/>
          <w:szCs w:val="22"/>
          <w:rtl/>
          <w:lang w:bidi="he-IL"/>
        </w:rPr>
        <w:t>עוברת ב</w:t>
      </w:r>
      <w:r w:rsidRPr="00B47191">
        <w:rPr>
          <w:rFonts w:hint="cs"/>
          <w:color w:val="538135" w:themeColor="accent6" w:themeShade="BF"/>
          <w:szCs w:val="22"/>
          <w:rtl/>
          <w:lang w:bidi="he-IL"/>
        </w:rPr>
        <w:t xml:space="preserve">ו </w:t>
      </w:r>
      <w:r w:rsidR="00200C75">
        <w:rPr>
          <w:rFonts w:hint="cs"/>
          <w:color w:val="538135" w:themeColor="accent6" w:themeShade="BF"/>
          <w:szCs w:val="22"/>
          <w:rtl/>
          <w:lang w:bidi="he-IL"/>
        </w:rPr>
        <w:t>הודעה</w:t>
      </w:r>
      <w:r w:rsidRPr="00B47191">
        <w:rPr>
          <w:rFonts w:hint="cs"/>
          <w:color w:val="538135" w:themeColor="accent6" w:themeShade="BF"/>
          <w:szCs w:val="22"/>
          <w:rtl/>
          <w:lang w:bidi="he-IL"/>
        </w:rPr>
        <w:t xml:space="preserve"> טובה יותר </w:t>
      </w:r>
      <w:r w:rsidR="00200C75">
        <w:rPr>
          <w:rFonts w:hint="cs"/>
          <w:szCs w:val="22"/>
          <w:rtl/>
          <w:lang w:bidi="he-IL"/>
        </w:rPr>
        <w:t>משלי</w:t>
      </w:r>
      <w:r>
        <w:rPr>
          <w:rFonts w:hint="cs"/>
          <w:szCs w:val="22"/>
          <w:rtl/>
          <w:lang w:bidi="he-IL"/>
        </w:rPr>
        <w:t>, וב</w:t>
      </w:r>
      <w:r w:rsidRPr="00B47191">
        <w:rPr>
          <w:color w:val="C45911" w:themeColor="accent2" w:themeShade="BF"/>
          <w:szCs w:val="22"/>
          <w:lang w:bidi="he-IL"/>
        </w:rPr>
        <w:t xml:space="preserve">designated port </w:t>
      </w:r>
      <w:r w:rsidRPr="00B47191">
        <w:rPr>
          <w:rFonts w:hint="cs"/>
          <w:color w:val="C45911" w:themeColor="accent2" w:themeShade="BF"/>
          <w:szCs w:val="22"/>
          <w:rtl/>
          <w:lang w:bidi="he-IL"/>
        </w:rPr>
        <w:t xml:space="preserve"> </w:t>
      </w:r>
      <w:r>
        <w:rPr>
          <w:rFonts w:hint="cs"/>
          <w:szCs w:val="22"/>
          <w:rtl/>
          <w:lang w:bidi="he-IL"/>
        </w:rPr>
        <w:t xml:space="preserve">בוחרים בפורט </w:t>
      </w:r>
      <w:r w:rsidR="00200C75">
        <w:rPr>
          <w:rFonts w:hint="cs"/>
          <w:color w:val="C45911" w:themeColor="accent2" w:themeShade="BF"/>
          <w:szCs w:val="22"/>
          <w:rtl/>
          <w:lang w:bidi="he-IL"/>
        </w:rPr>
        <w:t>שההודעה ש</w:t>
      </w:r>
      <w:r w:rsidRPr="00B47191">
        <w:rPr>
          <w:rFonts w:hint="cs"/>
          <w:color w:val="C45911" w:themeColor="accent2" w:themeShade="BF"/>
          <w:szCs w:val="22"/>
          <w:rtl/>
          <w:lang w:bidi="he-IL"/>
        </w:rPr>
        <w:t xml:space="preserve">לי </w:t>
      </w:r>
      <w:r w:rsidR="00200C75">
        <w:rPr>
          <w:rFonts w:hint="cs"/>
          <w:color w:val="C45911" w:themeColor="accent2" w:themeShade="BF"/>
          <w:szCs w:val="22"/>
          <w:rtl/>
          <w:lang w:bidi="he-IL"/>
        </w:rPr>
        <w:t>הכי</w:t>
      </w:r>
      <w:r w:rsidRPr="00B47191">
        <w:rPr>
          <w:rFonts w:hint="cs"/>
          <w:color w:val="C45911" w:themeColor="accent2" w:themeShade="BF"/>
          <w:szCs w:val="22"/>
          <w:rtl/>
          <w:lang w:bidi="he-IL"/>
        </w:rPr>
        <w:t xml:space="preserve"> טובה</w:t>
      </w:r>
      <w:r w:rsidR="00200C75">
        <w:rPr>
          <w:rFonts w:hint="cs"/>
          <w:color w:val="C45911" w:themeColor="accent2" w:themeShade="BF"/>
          <w:szCs w:val="22"/>
          <w:rtl/>
          <w:lang w:bidi="he-IL"/>
        </w:rPr>
        <w:t xml:space="preserve"> </w:t>
      </w:r>
      <w:r w:rsidR="00200C75">
        <w:rPr>
          <w:rFonts w:hint="cs"/>
          <w:szCs w:val="22"/>
          <w:rtl/>
          <w:lang w:bidi="he-IL"/>
        </w:rPr>
        <w:t>משאר ההודעות</w:t>
      </w:r>
      <w:r>
        <w:rPr>
          <w:rFonts w:hint="cs"/>
          <w:szCs w:val="22"/>
          <w:rtl/>
          <w:lang w:bidi="he-IL"/>
        </w:rPr>
        <w:t>.</w:t>
      </w:r>
    </w:p>
    <w:p w14:paraId="57C1C62A" w14:textId="3DEB8CA7" w:rsidR="00B47191" w:rsidRDefault="00B47191" w:rsidP="00B47191">
      <w:pPr>
        <w:bidi/>
        <w:rPr>
          <w:szCs w:val="22"/>
          <w:rtl/>
          <w:lang w:bidi="he-IL"/>
        </w:rPr>
      </w:pPr>
      <w:r w:rsidRPr="00B47191">
        <w:rPr>
          <w:rFonts w:hint="cs"/>
          <w:szCs w:val="22"/>
          <w:rtl/>
          <w:lang w:bidi="he-IL"/>
        </w:rPr>
        <w:t>מיכוון שאין 2 הודעות טובות באותה מיד</w:t>
      </w:r>
      <w:r w:rsidR="00F14E6E">
        <w:rPr>
          <w:rFonts w:hint="cs"/>
          <w:szCs w:val="22"/>
          <w:rtl/>
          <w:lang w:bidi="he-IL"/>
        </w:rPr>
        <w:t>ה</w:t>
      </w:r>
      <w:r>
        <w:rPr>
          <w:rFonts w:hint="cs"/>
          <w:szCs w:val="22"/>
          <w:rtl/>
          <w:lang w:bidi="he-IL"/>
        </w:rPr>
        <w:t xml:space="preserve"> (נובע מכך שאין </w:t>
      </w:r>
      <w:r>
        <w:rPr>
          <w:szCs w:val="22"/>
          <w:lang w:bidi="he-IL"/>
        </w:rPr>
        <w:t>id</w:t>
      </w:r>
      <w:r>
        <w:rPr>
          <w:rFonts w:hint="cs"/>
          <w:szCs w:val="22"/>
          <w:rtl/>
          <w:lang w:bidi="he-IL"/>
        </w:rPr>
        <w:t>ים זהים ל</w:t>
      </w:r>
      <w:r>
        <w:rPr>
          <w:szCs w:val="22"/>
          <w:lang w:bidi="he-IL"/>
        </w:rPr>
        <w:t>bridge</w:t>
      </w:r>
      <w:r>
        <w:rPr>
          <w:rFonts w:hint="cs"/>
          <w:szCs w:val="22"/>
          <w:rtl/>
          <w:lang w:bidi="he-IL"/>
        </w:rPr>
        <w:t xml:space="preserve">ים) </w:t>
      </w:r>
      <w:r w:rsidRPr="00B47191">
        <w:rPr>
          <w:szCs w:val="22"/>
          <w:lang w:bidi="he-IL"/>
        </w:rPr>
        <w:sym w:font="Wingdings" w:char="F0E7"/>
      </w:r>
    </w:p>
    <w:p w14:paraId="442639C5" w14:textId="46C0F6A0" w:rsidR="00B47191" w:rsidRDefault="00B47191" w:rsidP="00B47191">
      <w:pPr>
        <w:bidi/>
        <w:rPr>
          <w:szCs w:val="22"/>
          <w:rtl/>
          <w:lang w:bidi="he-IL"/>
        </w:rPr>
      </w:pPr>
      <w:r>
        <w:rPr>
          <w:rFonts w:hint="cs"/>
          <w:szCs w:val="22"/>
          <w:rtl/>
          <w:lang w:bidi="he-IL"/>
        </w:rPr>
        <w:t xml:space="preserve">חיתוך ההגדרות הוא ריק </w:t>
      </w:r>
      <w:r w:rsidRPr="00B47191">
        <w:rPr>
          <w:szCs w:val="22"/>
          <w:lang w:bidi="he-IL"/>
        </w:rPr>
        <w:sym w:font="Wingdings" w:char="F0E7"/>
      </w:r>
      <w:r>
        <w:rPr>
          <w:rFonts w:hint="cs"/>
          <w:szCs w:val="22"/>
          <w:rtl/>
          <w:lang w:bidi="he-IL"/>
        </w:rPr>
        <w:t xml:space="preserve"> אין פורט שהוא גם </w:t>
      </w:r>
      <w:r>
        <w:rPr>
          <w:szCs w:val="22"/>
          <w:lang w:bidi="he-IL"/>
        </w:rPr>
        <w:t>root</w:t>
      </w:r>
      <w:r>
        <w:rPr>
          <w:rFonts w:hint="cs"/>
          <w:szCs w:val="22"/>
          <w:rtl/>
          <w:lang w:bidi="he-IL"/>
        </w:rPr>
        <w:t xml:space="preserve"> וגם </w:t>
      </w:r>
      <w:r>
        <w:rPr>
          <w:szCs w:val="22"/>
          <w:lang w:bidi="he-IL"/>
        </w:rPr>
        <w:t>designated</w:t>
      </w:r>
      <w:r>
        <w:rPr>
          <w:rFonts w:hint="cs"/>
          <w:szCs w:val="22"/>
          <w:rtl/>
          <w:lang w:bidi="he-IL"/>
        </w:rPr>
        <w:t>.</w:t>
      </w:r>
    </w:p>
    <w:p w14:paraId="5C25AA59" w14:textId="4205DC60" w:rsidR="00C339C9" w:rsidRPr="0089717E" w:rsidRDefault="00B47191" w:rsidP="0089717E">
      <w:pPr>
        <w:rPr>
          <w:szCs w:val="22"/>
          <w:rtl/>
          <w:lang w:bidi="he-IL"/>
        </w:rPr>
      </w:pPr>
      <w:r>
        <w:rPr>
          <w:szCs w:val="22"/>
          <w:rtl/>
          <w:lang w:bidi="he-IL"/>
        </w:rPr>
        <w:br w:type="page"/>
      </w:r>
    </w:p>
    <w:p w14:paraId="46A59281" w14:textId="16ED305D" w:rsidR="00A71DFD" w:rsidRPr="00C339C9" w:rsidRDefault="00A71DFD" w:rsidP="008E2193">
      <w:pPr>
        <w:pStyle w:val="Heading2"/>
        <w:bidi/>
        <w:rPr>
          <w:u w:val="single"/>
          <w:rtl/>
          <w:lang w:bidi="he-IL"/>
        </w:rPr>
      </w:pPr>
      <w:r w:rsidRPr="00C339C9">
        <w:rPr>
          <w:rFonts w:hint="cs"/>
          <w:u w:val="single"/>
          <w:rtl/>
          <w:lang w:bidi="he-IL"/>
        </w:rPr>
        <w:lastRenderedPageBreak/>
        <w:t>שאלה 3</w:t>
      </w:r>
    </w:p>
    <w:p w14:paraId="54A89F21" w14:textId="77777777" w:rsidR="002E7350" w:rsidRDefault="00C86C01" w:rsidP="00974AE9">
      <w:pPr>
        <w:bidi/>
        <w:rPr>
          <w:szCs w:val="22"/>
          <w:rtl/>
          <w:lang w:bidi="he-IL"/>
        </w:rPr>
      </w:pPr>
      <w:r>
        <w:rPr>
          <w:rFonts w:hint="cs"/>
          <w:szCs w:val="22"/>
          <w:rtl/>
          <w:lang w:bidi="he-IL"/>
        </w:rPr>
        <w:t>כאשר יגיעו הודעות קונפיגורציה לפורטים</w:t>
      </w:r>
      <w:r w:rsidR="002E7350">
        <w:rPr>
          <w:rFonts w:hint="cs"/>
          <w:szCs w:val="22"/>
          <w:rtl/>
          <w:lang w:bidi="he-IL"/>
        </w:rPr>
        <w:t xml:space="preserve"> </w:t>
      </w:r>
      <w:r>
        <w:rPr>
          <w:rFonts w:hint="cs"/>
          <w:szCs w:val="22"/>
          <w:rtl/>
          <w:lang w:bidi="he-IL"/>
        </w:rPr>
        <w:t xml:space="preserve">עם </w:t>
      </w:r>
      <w:r w:rsidR="002E7350">
        <w:rPr>
          <w:rFonts w:hint="cs"/>
          <w:szCs w:val="22"/>
          <w:rtl/>
          <w:lang w:bidi="he-IL"/>
        </w:rPr>
        <w:t xml:space="preserve">ערכים זהים </w:t>
      </w:r>
      <w:r w:rsidR="002E7350">
        <w:rPr>
          <w:szCs w:val="22"/>
          <w:rtl/>
          <w:lang w:bidi="he-IL"/>
        </w:rPr>
        <w:t>–</w:t>
      </w:r>
      <w:r w:rsidR="002E7350">
        <w:rPr>
          <w:rFonts w:hint="cs"/>
          <w:szCs w:val="22"/>
          <w:rtl/>
          <w:lang w:bidi="he-IL"/>
        </w:rPr>
        <w:t xml:space="preserve"> נדע שהן מגיעות מאותו ה-</w:t>
      </w:r>
      <w:r w:rsidR="002E7350">
        <w:rPr>
          <w:rFonts w:hint="cs"/>
          <w:szCs w:val="22"/>
          <w:lang w:bidi="he-IL"/>
        </w:rPr>
        <w:t>LAN</w:t>
      </w:r>
      <w:r w:rsidR="002E7350">
        <w:rPr>
          <w:rFonts w:hint="cs"/>
          <w:szCs w:val="22"/>
          <w:rtl/>
          <w:lang w:bidi="he-IL"/>
        </w:rPr>
        <w:t xml:space="preserve">. במקרה כזה </w:t>
      </w:r>
      <w:r>
        <w:rPr>
          <w:rFonts w:hint="cs"/>
          <w:szCs w:val="22"/>
          <w:rtl/>
          <w:lang w:bidi="he-IL"/>
        </w:rPr>
        <w:t>נבחר את הפורט ב</w:t>
      </w:r>
      <w:r w:rsidR="002E7350">
        <w:rPr>
          <w:rFonts w:hint="cs"/>
          <w:szCs w:val="22"/>
          <w:rtl/>
          <w:lang w:bidi="he-IL"/>
        </w:rPr>
        <w:t>על המספר הנמוך יותר שישאר פעיל, וכל שאר הפורטים יכובו לקבלת או שליחת מידע.</w:t>
      </w:r>
    </w:p>
    <w:p w14:paraId="70CACDFE" w14:textId="591518CE" w:rsidR="002E7350" w:rsidRDefault="002E7350" w:rsidP="00381229">
      <w:pPr>
        <w:bidi/>
        <w:rPr>
          <w:szCs w:val="22"/>
          <w:rtl/>
          <w:lang w:bidi="he-IL"/>
        </w:rPr>
      </w:pPr>
      <w:r>
        <w:rPr>
          <w:rFonts w:hint="cs"/>
          <w:szCs w:val="22"/>
          <w:rtl/>
          <w:lang w:bidi="he-IL"/>
        </w:rPr>
        <w:t xml:space="preserve">(נשים לב, שהודעות קונפיג עדין יתקבלו בפורטים אלו </w:t>
      </w:r>
      <w:r>
        <w:rPr>
          <w:szCs w:val="22"/>
          <w:rtl/>
          <w:lang w:bidi="he-IL"/>
        </w:rPr>
        <w:t>–</w:t>
      </w:r>
      <w:r>
        <w:rPr>
          <w:rFonts w:hint="cs"/>
          <w:szCs w:val="22"/>
          <w:rtl/>
          <w:lang w:bidi="he-IL"/>
        </w:rPr>
        <w:t xml:space="preserve"> אך לא יועברו הלאה, וזאת על מנת לאפשר את הבדיקה האם עדין הודעות הקונפיג שמגיעות לפורטים זהות לפורט פעיל אחר</w:t>
      </w:r>
      <w:r w:rsidR="001A28A9">
        <w:rPr>
          <w:rFonts w:hint="cs"/>
          <w:szCs w:val="22"/>
          <w:rtl/>
          <w:lang w:bidi="he-IL"/>
        </w:rPr>
        <w:t xml:space="preserve"> </w:t>
      </w:r>
      <w:r w:rsidR="001A28A9">
        <w:rPr>
          <w:szCs w:val="22"/>
          <w:rtl/>
          <w:lang w:bidi="he-IL"/>
        </w:rPr>
        <w:t>–</w:t>
      </w:r>
      <w:r w:rsidR="001A28A9">
        <w:rPr>
          <w:rFonts w:hint="cs"/>
          <w:szCs w:val="22"/>
          <w:rtl/>
          <w:lang w:bidi="he-IL"/>
        </w:rPr>
        <w:t xml:space="preserve"> במידה ולא, </w:t>
      </w:r>
      <w:r>
        <w:rPr>
          <w:rFonts w:hint="cs"/>
          <w:szCs w:val="22"/>
          <w:rtl/>
          <w:lang w:bidi="he-IL"/>
        </w:rPr>
        <w:t>הפורט יפתח מחדש לתקשורת</w:t>
      </w:r>
      <w:r w:rsidR="001A28A9">
        <w:rPr>
          <w:rFonts w:hint="cs"/>
          <w:szCs w:val="22"/>
          <w:rtl/>
          <w:lang w:bidi="he-IL"/>
        </w:rPr>
        <w:t xml:space="preserve"> מלאה</w:t>
      </w:r>
      <w:r>
        <w:rPr>
          <w:rFonts w:hint="cs"/>
          <w:szCs w:val="22"/>
          <w:rtl/>
          <w:lang w:bidi="he-IL"/>
        </w:rPr>
        <w:t>)</w:t>
      </w:r>
      <w:r w:rsidR="001A28A9">
        <w:rPr>
          <w:rFonts w:hint="cs"/>
          <w:szCs w:val="22"/>
          <w:rtl/>
          <w:lang w:bidi="he-IL"/>
        </w:rPr>
        <w:t>.</w:t>
      </w:r>
      <w:r>
        <w:rPr>
          <w:szCs w:val="22"/>
          <w:rtl/>
          <w:lang w:bidi="he-IL"/>
        </w:rPr>
        <w:br/>
      </w:r>
      <w:r>
        <w:rPr>
          <w:rFonts w:hint="cs"/>
          <w:szCs w:val="22"/>
          <w:rtl/>
          <w:lang w:bidi="he-IL"/>
        </w:rPr>
        <w:t xml:space="preserve">בנוסף יהיה </w:t>
      </w:r>
      <w:r>
        <w:rPr>
          <w:rFonts w:hint="cs"/>
          <w:szCs w:val="22"/>
          <w:lang w:bidi="he-IL"/>
        </w:rPr>
        <w:t>TTL</w:t>
      </w:r>
      <w:r>
        <w:rPr>
          <w:rFonts w:hint="cs"/>
          <w:szCs w:val="22"/>
          <w:rtl/>
          <w:lang w:bidi="he-IL"/>
        </w:rPr>
        <w:t xml:space="preserve"> לבחירה הפורט, על מנת שבמידה ופורט מסויים יפסיק לתפקד הפורט הבא בעל המספר הנמוך ביותר יוכל להתחיל לפעול. </w:t>
      </w:r>
    </w:p>
    <w:p w14:paraId="0735DB87" w14:textId="2EB05A2F" w:rsidR="00C86C01" w:rsidRDefault="002E7350" w:rsidP="004D2F22">
      <w:pPr>
        <w:bidi/>
        <w:rPr>
          <w:szCs w:val="22"/>
          <w:rtl/>
          <w:lang w:bidi="he-IL"/>
        </w:rPr>
      </w:pPr>
      <w:r>
        <w:rPr>
          <w:rFonts w:hint="cs"/>
          <w:szCs w:val="22"/>
          <w:rtl/>
          <w:lang w:bidi="he-IL"/>
        </w:rPr>
        <w:t>ה-</w:t>
      </w:r>
      <w:r>
        <w:rPr>
          <w:rFonts w:hint="cs"/>
          <w:szCs w:val="22"/>
          <w:lang w:bidi="he-IL"/>
        </w:rPr>
        <w:t>TTL</w:t>
      </w:r>
      <w:r>
        <w:rPr>
          <w:rFonts w:hint="cs"/>
          <w:szCs w:val="22"/>
          <w:rtl/>
          <w:lang w:bidi="he-IL"/>
        </w:rPr>
        <w:t xml:space="preserve"> יעבוד כך ש</w:t>
      </w:r>
      <w:r w:rsidR="001A28A9">
        <w:rPr>
          <w:rFonts w:hint="cs"/>
          <w:szCs w:val="22"/>
          <w:rtl/>
          <w:lang w:bidi="he-IL"/>
        </w:rPr>
        <w:t xml:space="preserve">ערכו ירד כל כמה זמן, </w:t>
      </w:r>
      <w:r w:rsidR="004D2F22">
        <w:rPr>
          <w:rFonts w:hint="cs"/>
          <w:szCs w:val="22"/>
          <w:rtl/>
          <w:lang w:bidi="he-IL"/>
        </w:rPr>
        <w:t>וכאשר יגיע ל-0 נבצע בחירה מחדש של הפורט הפעיל. ברוב המקרים, כל עוד לא נותק פורט מסויים או חובר אחד חדש, אותו פורט ייבחר שוב ושוב להיות הפורט הפעיל (כי מספרו יהיה הנמוך ביותר בכל בחירה מקבוצה זהה). במקרה של ניתוק הבחירה מחדש תבטיח לנו שייבחר פורט פעיל כלשהו (במידה וקיים כמובן).</w:t>
      </w:r>
    </w:p>
    <w:p w14:paraId="738E5573" w14:textId="77777777" w:rsidR="00A71DFD" w:rsidRPr="00A71DFD" w:rsidRDefault="00A71DFD" w:rsidP="00A71DFD">
      <w:pPr>
        <w:bidi/>
        <w:rPr>
          <w:rtl/>
          <w:lang w:bidi="he-IL"/>
        </w:rPr>
      </w:pPr>
    </w:p>
    <w:p w14:paraId="45D7DDD7" w14:textId="4F6AE4F5" w:rsidR="00103EF8" w:rsidRPr="00C339C9" w:rsidRDefault="00A71DFD" w:rsidP="00A71DFD">
      <w:pPr>
        <w:pStyle w:val="Heading2"/>
        <w:bidi/>
        <w:rPr>
          <w:u w:val="single"/>
          <w:rtl/>
          <w:lang w:bidi="he-IL"/>
        </w:rPr>
      </w:pPr>
      <w:r w:rsidRPr="00C339C9">
        <w:rPr>
          <w:rFonts w:hint="cs"/>
          <w:u w:val="single"/>
          <w:rtl/>
          <w:lang w:bidi="he-IL"/>
        </w:rPr>
        <w:t>שאלה 4</w:t>
      </w:r>
    </w:p>
    <w:p w14:paraId="44862ED9" w14:textId="1311E447" w:rsidR="00250F01" w:rsidRDefault="00250F01" w:rsidP="0047054A">
      <w:pPr>
        <w:bidi/>
        <w:rPr>
          <w:rtl/>
          <w:lang w:bidi="he-IL"/>
        </w:rPr>
      </w:pPr>
    </w:p>
    <w:tbl>
      <w:tblPr>
        <w:tblStyle w:val="GridTable5Dark-Accent5"/>
        <w:tblW w:w="10255" w:type="dxa"/>
        <w:tblInd w:w="-625" w:type="dxa"/>
        <w:tblLook w:val="0520" w:firstRow="1" w:lastRow="0" w:firstColumn="0" w:lastColumn="1" w:noHBand="0" w:noVBand="1"/>
      </w:tblPr>
      <w:tblGrid>
        <w:gridCol w:w="1900"/>
        <w:gridCol w:w="1860"/>
        <w:gridCol w:w="1560"/>
        <w:gridCol w:w="1600"/>
        <w:gridCol w:w="1680"/>
        <w:gridCol w:w="1655"/>
      </w:tblGrid>
      <w:tr w:rsidR="00333078" w:rsidRPr="00333078" w14:paraId="3E0EDA8A"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1900" w:type="dxa"/>
            <w:noWrap/>
            <w:hideMark/>
          </w:tcPr>
          <w:p w14:paraId="73B4769B" w14:textId="77777777" w:rsidR="00333078" w:rsidRPr="001369EE" w:rsidRDefault="00333078" w:rsidP="00333078">
            <w:pPr>
              <w:bidi/>
              <w:jc w:val="center"/>
              <w:rPr>
                <w:rFonts w:ascii="Calibri" w:eastAsia="Times New Roman" w:hAnsi="Calibri" w:cs="Times New Roman"/>
                <w:color w:val="FF0000"/>
                <w:lang w:bidi="he-IL"/>
              </w:rPr>
            </w:pPr>
            <w:r w:rsidRPr="001369EE">
              <w:rPr>
                <w:rFonts w:ascii="Calibri" w:eastAsia="Times New Roman" w:hAnsi="Calibri" w:cs="Times New Roman"/>
                <w:color w:val="auto"/>
                <w:rtl/>
                <w:lang w:bidi="he-IL"/>
              </w:rPr>
              <w:t>רוחב פס בפועל</w:t>
            </w:r>
          </w:p>
        </w:tc>
        <w:tc>
          <w:tcPr>
            <w:tcW w:w="1860" w:type="dxa"/>
            <w:noWrap/>
            <w:hideMark/>
          </w:tcPr>
          <w:p w14:paraId="6D371177"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 מבוקש</w:t>
            </w:r>
          </w:p>
        </w:tc>
        <w:tc>
          <w:tcPr>
            <w:tcW w:w="1560" w:type="dxa"/>
            <w:noWrap/>
            <w:hideMark/>
          </w:tcPr>
          <w:p w14:paraId="74A5F77E"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מסלול</w:t>
            </w:r>
          </w:p>
        </w:tc>
        <w:tc>
          <w:tcPr>
            <w:tcW w:w="1600" w:type="dxa"/>
            <w:noWrap/>
            <w:hideMark/>
          </w:tcPr>
          <w:p w14:paraId="1E1480F4"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יעד</w:t>
            </w:r>
          </w:p>
        </w:tc>
        <w:tc>
          <w:tcPr>
            <w:tcW w:w="1680" w:type="dxa"/>
            <w:noWrap/>
            <w:hideMark/>
          </w:tcPr>
          <w:p w14:paraId="13A3E4F0" w14:textId="77777777" w:rsidR="00333078" w:rsidRPr="001369EE" w:rsidRDefault="00333078" w:rsidP="00333078">
            <w:pPr>
              <w:bidi/>
              <w:jc w:val="center"/>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תחנת מקור</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1928BEE" w14:textId="77777777" w:rsidR="00333078" w:rsidRPr="001369EE" w:rsidRDefault="00333078" w:rsidP="00333078">
            <w:pPr>
              <w:bidi/>
              <w:jc w:val="center"/>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חיבור</w:t>
            </w:r>
          </w:p>
        </w:tc>
      </w:tr>
      <w:tr w:rsidR="00333078" w:rsidRPr="00333078" w14:paraId="0D60BF8F"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5AE2B8FF" w14:textId="77777777" w:rsidR="00333078" w:rsidRPr="001369EE" w:rsidRDefault="00333078" w:rsidP="00333078">
            <w:pPr>
              <w:jc w:val="right"/>
              <w:rPr>
                <w:rFonts w:ascii="Calibri" w:eastAsia="Times New Roman" w:hAnsi="Calibri" w:cs="Times New Roman"/>
                <w:b/>
                <w:bCs/>
                <w:color w:val="FF0000"/>
                <w:rtl/>
                <w:lang w:bidi="he-IL"/>
              </w:rPr>
            </w:pPr>
            <w:r w:rsidRPr="001369EE">
              <w:rPr>
                <w:rFonts w:ascii="Calibri" w:eastAsia="Times New Roman" w:hAnsi="Calibri" w:cs="Times New Roman"/>
                <w:b/>
                <w:bCs/>
                <w:color w:val="FF0000"/>
                <w:lang w:bidi="he-IL"/>
              </w:rPr>
              <w:t>8</w:t>
            </w:r>
          </w:p>
        </w:tc>
        <w:tc>
          <w:tcPr>
            <w:tcW w:w="1860" w:type="dxa"/>
            <w:noWrap/>
            <w:hideMark/>
          </w:tcPr>
          <w:p w14:paraId="46DFF8C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560" w:type="dxa"/>
            <w:noWrap/>
            <w:hideMark/>
          </w:tcPr>
          <w:p w14:paraId="195905C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wy</w:t>
            </w:r>
            <w:proofErr w:type="spellEnd"/>
          </w:p>
        </w:tc>
        <w:tc>
          <w:tcPr>
            <w:tcW w:w="1600" w:type="dxa"/>
            <w:noWrap/>
            <w:hideMark/>
          </w:tcPr>
          <w:p w14:paraId="074052D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49B66230"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4E196B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w:t>
            </w:r>
          </w:p>
        </w:tc>
      </w:tr>
      <w:tr w:rsidR="00333078" w:rsidRPr="00333078" w14:paraId="6EFCC980" w14:textId="77777777" w:rsidTr="001369EE">
        <w:trPr>
          <w:trHeight w:val="320"/>
        </w:trPr>
        <w:tc>
          <w:tcPr>
            <w:tcW w:w="1900" w:type="dxa"/>
            <w:noWrap/>
            <w:hideMark/>
          </w:tcPr>
          <w:p w14:paraId="53A17DD5"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56526A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19</w:t>
            </w:r>
          </w:p>
        </w:tc>
        <w:tc>
          <w:tcPr>
            <w:tcW w:w="1560" w:type="dxa"/>
            <w:noWrap/>
            <w:hideMark/>
          </w:tcPr>
          <w:p w14:paraId="44889914"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xzy</w:t>
            </w:r>
            <w:proofErr w:type="spellEnd"/>
          </w:p>
        </w:tc>
        <w:tc>
          <w:tcPr>
            <w:tcW w:w="1600" w:type="dxa"/>
            <w:noWrap/>
            <w:hideMark/>
          </w:tcPr>
          <w:p w14:paraId="476567F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C</w:t>
            </w:r>
          </w:p>
        </w:tc>
        <w:tc>
          <w:tcPr>
            <w:tcW w:w="1680" w:type="dxa"/>
            <w:noWrap/>
            <w:hideMark/>
          </w:tcPr>
          <w:p w14:paraId="18521E1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B</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2159040A"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w:t>
            </w:r>
          </w:p>
        </w:tc>
      </w:tr>
      <w:tr w:rsidR="00333078" w:rsidRPr="00333078" w14:paraId="5DA9FCE2"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1900" w:type="dxa"/>
            <w:noWrap/>
            <w:hideMark/>
          </w:tcPr>
          <w:p w14:paraId="72CB137B"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3B749B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tcW w:w="1560" w:type="dxa"/>
            <w:noWrap/>
            <w:hideMark/>
          </w:tcPr>
          <w:p w14:paraId="59950C2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460070C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19F2C9F3"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123A325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w:t>
            </w:r>
          </w:p>
        </w:tc>
      </w:tr>
      <w:tr w:rsidR="00333078" w:rsidRPr="00333078" w14:paraId="34CD7DF5" w14:textId="77777777" w:rsidTr="001369EE">
        <w:trPr>
          <w:trHeight w:val="320"/>
        </w:trPr>
        <w:tc>
          <w:tcPr>
            <w:tcW w:w="1900" w:type="dxa"/>
            <w:noWrap/>
            <w:hideMark/>
          </w:tcPr>
          <w:p w14:paraId="5D575CAA" w14:textId="77777777" w:rsidR="00333078" w:rsidRPr="001369EE" w:rsidRDefault="00333078" w:rsidP="00333078">
            <w:pPr>
              <w:jc w:val="right"/>
              <w:rPr>
                <w:rFonts w:ascii="Calibri" w:eastAsia="Times New Roman" w:hAnsi="Calibri" w:cs="Times New Roman"/>
                <w:b/>
                <w:bCs/>
                <w:color w:val="FF0000"/>
                <w:lang w:bidi="he-IL"/>
              </w:rPr>
            </w:pPr>
            <w:r w:rsidRPr="001369EE">
              <w:rPr>
                <w:rFonts w:ascii="Calibri" w:eastAsia="Times New Roman" w:hAnsi="Calibri" w:cs="Times New Roman"/>
                <w:b/>
                <w:bCs/>
                <w:color w:val="FF0000"/>
                <w:lang w:bidi="he-IL"/>
              </w:rPr>
              <w:t>3.333</w:t>
            </w:r>
          </w:p>
        </w:tc>
        <w:tc>
          <w:tcPr>
            <w:tcW w:w="1860" w:type="dxa"/>
            <w:noWrap/>
            <w:hideMark/>
          </w:tcPr>
          <w:p w14:paraId="7B8ADB8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22</w:t>
            </w:r>
          </w:p>
        </w:tc>
        <w:tc>
          <w:tcPr>
            <w:tcW w:w="1560" w:type="dxa"/>
            <w:noWrap/>
            <w:hideMark/>
          </w:tcPr>
          <w:p w14:paraId="19155205"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wxz</w:t>
            </w:r>
            <w:proofErr w:type="spellEnd"/>
          </w:p>
        </w:tc>
        <w:tc>
          <w:tcPr>
            <w:tcW w:w="1600" w:type="dxa"/>
            <w:noWrap/>
            <w:hideMark/>
          </w:tcPr>
          <w:p w14:paraId="61F83A4B"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D</w:t>
            </w:r>
          </w:p>
        </w:tc>
        <w:tc>
          <w:tcPr>
            <w:tcW w:w="1680" w:type="dxa"/>
            <w:noWrap/>
            <w:hideMark/>
          </w:tcPr>
          <w:p w14:paraId="0AE13D1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A</w:t>
            </w:r>
          </w:p>
        </w:tc>
        <w:tc>
          <w:tcPr>
            <w:cnfStyle w:val="000100000000" w:firstRow="0" w:lastRow="0" w:firstColumn="0" w:lastColumn="1" w:oddVBand="0" w:evenVBand="0" w:oddHBand="0" w:evenHBand="0" w:firstRowFirstColumn="0" w:firstRowLastColumn="0" w:lastRowFirstColumn="0" w:lastRowLastColumn="0"/>
            <w:tcW w:w="1655" w:type="dxa"/>
            <w:noWrap/>
            <w:hideMark/>
          </w:tcPr>
          <w:p w14:paraId="7DF18021"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r>
    </w:tbl>
    <w:p w14:paraId="3A961D4E" w14:textId="77777777" w:rsidR="00333078" w:rsidRDefault="00333078" w:rsidP="00333078">
      <w:pPr>
        <w:bidi/>
        <w:rPr>
          <w:rtl/>
          <w:lang w:bidi="he-IL"/>
        </w:rPr>
      </w:pPr>
    </w:p>
    <w:tbl>
      <w:tblPr>
        <w:tblStyle w:val="GridTable5Dark-Accent6"/>
        <w:tblW w:w="6777" w:type="dxa"/>
        <w:tblInd w:w="1255" w:type="dxa"/>
        <w:tblLook w:val="0520" w:firstRow="1" w:lastRow="0" w:firstColumn="0" w:lastColumn="1" w:noHBand="0" w:noVBand="1"/>
      </w:tblPr>
      <w:tblGrid>
        <w:gridCol w:w="2037"/>
        <w:gridCol w:w="1820"/>
        <w:gridCol w:w="1620"/>
        <w:gridCol w:w="1300"/>
      </w:tblGrid>
      <w:tr w:rsidR="00333078" w:rsidRPr="00333078" w14:paraId="3AEE7EB8" w14:textId="77777777" w:rsidTr="001369EE">
        <w:trPr>
          <w:cnfStyle w:val="100000000000" w:firstRow="1" w:lastRow="0" w:firstColumn="0" w:lastColumn="0" w:oddVBand="0" w:evenVBand="0" w:oddHBand="0" w:evenHBand="0" w:firstRowFirstColumn="0" w:firstRowLastColumn="0" w:lastRowFirstColumn="0" w:lastRowLastColumn="0"/>
          <w:trHeight w:val="340"/>
        </w:trPr>
        <w:tc>
          <w:tcPr>
            <w:tcW w:w="2037" w:type="dxa"/>
            <w:noWrap/>
            <w:hideMark/>
          </w:tcPr>
          <w:p w14:paraId="64E98FA0" w14:textId="77777777" w:rsidR="00333078" w:rsidRPr="001369EE" w:rsidRDefault="00333078" w:rsidP="00333078">
            <w:pPr>
              <w:bidi/>
              <w:rPr>
                <w:rFonts w:ascii="Calibri" w:eastAsia="Times New Roman" w:hAnsi="Calibri" w:cs="Times New Roman"/>
                <w:b w:val="0"/>
                <w:bCs w:val="0"/>
                <w:color w:val="000000"/>
                <w:lang w:bidi="he-IL"/>
              </w:rPr>
            </w:pPr>
            <w:r w:rsidRPr="001369EE">
              <w:rPr>
                <w:rFonts w:ascii="Calibri" w:eastAsia="Times New Roman" w:hAnsi="Calibri" w:cs="Times New Roman"/>
                <w:b w:val="0"/>
                <w:bCs w:val="0"/>
                <w:color w:val="000000"/>
                <w:rtl/>
                <w:lang w:bidi="he-IL"/>
              </w:rPr>
              <w:t>רוחב פס לא מנוצל</w:t>
            </w:r>
          </w:p>
        </w:tc>
        <w:tc>
          <w:tcPr>
            <w:tcW w:w="1820" w:type="dxa"/>
            <w:noWrap/>
            <w:hideMark/>
          </w:tcPr>
          <w:p w14:paraId="6F37D5F2" w14:textId="77777777" w:rsidR="00333078" w:rsidRPr="00333078" w:rsidRDefault="00333078" w:rsidP="00333078">
            <w:pPr>
              <w:bidi/>
              <w:rPr>
                <w:rFonts w:ascii="Calibri" w:eastAsia="Times New Roman" w:hAnsi="Calibri" w:cs="Times New Roman"/>
                <w:b w:val="0"/>
                <w:bCs w:val="0"/>
                <w:color w:val="000000"/>
                <w:rtl/>
                <w:lang w:bidi="he-IL"/>
              </w:rPr>
            </w:pPr>
            <w:r w:rsidRPr="00333078">
              <w:rPr>
                <w:rFonts w:ascii="Calibri" w:eastAsia="Times New Roman" w:hAnsi="Calibri" w:cs="Times New Roman"/>
                <w:color w:val="000000"/>
                <w:rtl/>
                <w:lang w:bidi="he-IL"/>
              </w:rPr>
              <w:t>רוחב פס מנוצל</w:t>
            </w:r>
          </w:p>
        </w:tc>
        <w:tc>
          <w:tcPr>
            <w:tcW w:w="1620" w:type="dxa"/>
            <w:noWrap/>
            <w:hideMark/>
          </w:tcPr>
          <w:p w14:paraId="4C17A989" w14:textId="77777777" w:rsidR="00333078" w:rsidRPr="001369EE" w:rsidRDefault="00333078" w:rsidP="00333078">
            <w:pPr>
              <w:bidi/>
              <w:rPr>
                <w:rFonts w:ascii="Calibri" w:eastAsia="Times New Roman" w:hAnsi="Calibri" w:cs="Times New Roman"/>
                <w:b w:val="0"/>
                <w:bCs w:val="0"/>
                <w:color w:val="000000"/>
                <w:rtl/>
                <w:lang w:bidi="he-IL"/>
              </w:rPr>
            </w:pPr>
            <w:r w:rsidRPr="001369EE">
              <w:rPr>
                <w:rFonts w:ascii="Calibri" w:eastAsia="Times New Roman" w:hAnsi="Calibri" w:cs="Times New Roman"/>
                <w:b w:val="0"/>
                <w:bCs w:val="0"/>
                <w:color w:val="000000"/>
                <w:rtl/>
                <w:lang w:bidi="he-IL"/>
              </w:rPr>
              <w:t>רוחב פס</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2CFDA17" w14:textId="77777777" w:rsidR="00333078" w:rsidRPr="001369EE" w:rsidRDefault="00333078" w:rsidP="00333078">
            <w:pPr>
              <w:bidi/>
              <w:rPr>
                <w:rFonts w:ascii="Calibri" w:eastAsia="Times New Roman" w:hAnsi="Calibri" w:cs="Times New Roman"/>
                <w:b w:val="0"/>
                <w:bCs w:val="0"/>
                <w:color w:val="000000"/>
                <w:u w:val="single"/>
                <w:rtl/>
                <w:lang w:bidi="he-IL"/>
              </w:rPr>
            </w:pPr>
            <w:r w:rsidRPr="001369EE">
              <w:rPr>
                <w:rFonts w:ascii="Calibri" w:eastAsia="Times New Roman" w:hAnsi="Calibri" w:cs="Times New Roman"/>
                <w:b w:val="0"/>
                <w:bCs w:val="0"/>
                <w:color w:val="000000"/>
                <w:u w:val="single"/>
                <w:rtl/>
                <w:lang w:bidi="he-IL"/>
              </w:rPr>
              <w:t>קשת</w:t>
            </w:r>
          </w:p>
        </w:tc>
      </w:tr>
      <w:tr w:rsidR="00333078" w:rsidRPr="00333078" w14:paraId="039B55A5"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6A8034EE" w14:textId="77777777" w:rsidR="00333078" w:rsidRPr="00333078" w:rsidRDefault="00333078" w:rsidP="00333078">
            <w:pPr>
              <w:jc w:val="right"/>
              <w:rPr>
                <w:rFonts w:ascii="Calibri" w:eastAsia="Times New Roman" w:hAnsi="Calibri" w:cs="Times New Roman"/>
                <w:color w:val="000000"/>
                <w:rtl/>
                <w:lang w:bidi="he-IL"/>
              </w:rPr>
            </w:pPr>
            <w:r w:rsidRPr="00333078">
              <w:rPr>
                <w:rFonts w:ascii="Calibri" w:eastAsia="Times New Roman" w:hAnsi="Calibri" w:cs="Times New Roman"/>
                <w:color w:val="000000"/>
                <w:lang w:bidi="he-IL"/>
              </w:rPr>
              <w:t>5.334</w:t>
            </w:r>
          </w:p>
        </w:tc>
        <w:tc>
          <w:tcPr>
            <w:tcW w:w="1820" w:type="dxa"/>
            <w:noWrap/>
            <w:hideMark/>
          </w:tcPr>
          <w:p w14:paraId="537B715E"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6.666</w:t>
            </w:r>
          </w:p>
        </w:tc>
        <w:tc>
          <w:tcPr>
            <w:tcW w:w="1620" w:type="dxa"/>
            <w:noWrap/>
            <w:hideMark/>
          </w:tcPr>
          <w:p w14:paraId="41B8F3FF"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6F755719"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wx</w:t>
            </w:r>
            <w:proofErr w:type="spellEnd"/>
          </w:p>
        </w:tc>
      </w:tr>
      <w:tr w:rsidR="00333078" w:rsidRPr="00333078" w14:paraId="2EF9A9A1" w14:textId="77777777" w:rsidTr="001369EE">
        <w:trPr>
          <w:trHeight w:val="320"/>
        </w:trPr>
        <w:tc>
          <w:tcPr>
            <w:tcW w:w="2037" w:type="dxa"/>
            <w:noWrap/>
            <w:hideMark/>
          </w:tcPr>
          <w:p w14:paraId="79313C4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0</w:t>
            </w:r>
          </w:p>
        </w:tc>
        <w:tc>
          <w:tcPr>
            <w:tcW w:w="1820" w:type="dxa"/>
            <w:noWrap/>
            <w:hideMark/>
          </w:tcPr>
          <w:p w14:paraId="70E28FD6"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tcW w:w="1620" w:type="dxa"/>
            <w:noWrap/>
            <w:hideMark/>
          </w:tcPr>
          <w:p w14:paraId="3EB50458"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10</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41748AB2"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xz</w:t>
            </w:r>
            <w:proofErr w:type="spellEnd"/>
          </w:p>
        </w:tc>
      </w:tr>
      <w:tr w:rsidR="00333078" w:rsidRPr="00333078" w14:paraId="38E79C2D" w14:textId="77777777" w:rsidTr="001369EE">
        <w:trPr>
          <w:cnfStyle w:val="000000100000" w:firstRow="0" w:lastRow="0" w:firstColumn="0" w:lastColumn="0" w:oddVBand="0" w:evenVBand="0" w:oddHBand="1" w:evenHBand="0" w:firstRowFirstColumn="0" w:firstRowLastColumn="0" w:lastRowFirstColumn="0" w:lastRowLastColumn="0"/>
          <w:trHeight w:val="320"/>
        </w:trPr>
        <w:tc>
          <w:tcPr>
            <w:tcW w:w="2037" w:type="dxa"/>
            <w:noWrap/>
            <w:hideMark/>
          </w:tcPr>
          <w:p w14:paraId="3AED4C9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11.667</w:t>
            </w:r>
          </w:p>
        </w:tc>
        <w:tc>
          <w:tcPr>
            <w:tcW w:w="1820" w:type="dxa"/>
            <w:noWrap/>
            <w:hideMark/>
          </w:tcPr>
          <w:p w14:paraId="3CA04B85"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3.333</w:t>
            </w:r>
          </w:p>
        </w:tc>
        <w:tc>
          <w:tcPr>
            <w:tcW w:w="1620" w:type="dxa"/>
            <w:noWrap/>
            <w:hideMark/>
          </w:tcPr>
          <w:p w14:paraId="6C7E0129"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15</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38FF658D" w14:textId="77777777" w:rsidR="00333078" w:rsidRPr="00333078" w:rsidRDefault="00333078"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zy</w:t>
            </w:r>
            <w:proofErr w:type="spellEnd"/>
          </w:p>
        </w:tc>
      </w:tr>
      <w:tr w:rsidR="00333078" w:rsidRPr="00333078" w14:paraId="3C6297A7" w14:textId="77777777" w:rsidTr="001369EE">
        <w:trPr>
          <w:trHeight w:val="320"/>
        </w:trPr>
        <w:tc>
          <w:tcPr>
            <w:tcW w:w="2037" w:type="dxa"/>
            <w:noWrap/>
            <w:hideMark/>
          </w:tcPr>
          <w:p w14:paraId="285F4EE7"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4</w:t>
            </w:r>
          </w:p>
        </w:tc>
        <w:tc>
          <w:tcPr>
            <w:tcW w:w="1820" w:type="dxa"/>
            <w:noWrap/>
            <w:hideMark/>
          </w:tcPr>
          <w:p w14:paraId="6B62C49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8</w:t>
            </w:r>
          </w:p>
        </w:tc>
        <w:tc>
          <w:tcPr>
            <w:tcW w:w="1620" w:type="dxa"/>
            <w:noWrap/>
            <w:hideMark/>
          </w:tcPr>
          <w:p w14:paraId="471DACED" w14:textId="77777777" w:rsidR="00333078" w:rsidRPr="00333078" w:rsidRDefault="00333078" w:rsidP="00333078">
            <w:pPr>
              <w:jc w:val="right"/>
              <w:rPr>
                <w:rFonts w:ascii="Calibri" w:eastAsia="Times New Roman" w:hAnsi="Calibri" w:cs="Times New Roman"/>
                <w:color w:val="000000"/>
                <w:lang w:bidi="he-IL"/>
              </w:rPr>
            </w:pPr>
            <w:r w:rsidRPr="00333078">
              <w:rPr>
                <w:rFonts w:ascii="Calibri" w:eastAsia="Times New Roman" w:hAnsi="Calibri" w:cs="Times New Roman"/>
                <w:color w:val="000000"/>
                <w:lang w:bidi="he-IL"/>
              </w:rPr>
              <w:t>12</w:t>
            </w:r>
          </w:p>
        </w:tc>
        <w:tc>
          <w:tcPr>
            <w:cnfStyle w:val="000100000000" w:firstRow="0" w:lastRow="0" w:firstColumn="0" w:lastColumn="1" w:oddVBand="0" w:evenVBand="0" w:oddHBand="0" w:evenHBand="0" w:firstRowFirstColumn="0" w:firstRowLastColumn="0" w:lastRowFirstColumn="0" w:lastRowLastColumn="0"/>
            <w:tcW w:w="1300" w:type="dxa"/>
            <w:noWrap/>
            <w:hideMark/>
          </w:tcPr>
          <w:p w14:paraId="587FDD88" w14:textId="78886E99" w:rsidR="00333078" w:rsidRPr="00333078" w:rsidRDefault="00055CEC" w:rsidP="00333078">
            <w:pPr>
              <w:jc w:val="right"/>
              <w:rPr>
                <w:rFonts w:ascii="Calibri" w:eastAsia="Times New Roman" w:hAnsi="Calibri" w:cs="Times New Roman"/>
                <w:color w:val="000000"/>
                <w:lang w:bidi="he-IL"/>
              </w:rPr>
            </w:pPr>
            <w:proofErr w:type="spellStart"/>
            <w:r w:rsidRPr="00333078">
              <w:rPr>
                <w:rFonts w:ascii="Calibri" w:eastAsia="Times New Roman" w:hAnsi="Calibri" w:cs="Times New Roman"/>
                <w:color w:val="000000"/>
                <w:lang w:bidi="he-IL"/>
              </w:rPr>
              <w:t>W</w:t>
            </w:r>
            <w:r w:rsidR="00333078" w:rsidRPr="00333078">
              <w:rPr>
                <w:rFonts w:ascii="Calibri" w:eastAsia="Times New Roman" w:hAnsi="Calibri" w:cs="Times New Roman"/>
                <w:color w:val="000000"/>
                <w:lang w:bidi="he-IL"/>
              </w:rPr>
              <w:t>y</w:t>
            </w:r>
            <w:proofErr w:type="spellEnd"/>
          </w:p>
        </w:tc>
      </w:tr>
    </w:tbl>
    <w:p w14:paraId="4A65DF2B" w14:textId="77777777" w:rsidR="00333078" w:rsidRDefault="00333078" w:rsidP="00333078">
      <w:pPr>
        <w:bidi/>
        <w:rPr>
          <w:rtl/>
          <w:lang w:bidi="he-IL"/>
        </w:rPr>
      </w:pPr>
    </w:p>
    <w:p w14:paraId="78BAC923" w14:textId="77777777" w:rsidR="00142C6A" w:rsidRDefault="00142C6A" w:rsidP="00974AE9">
      <w:pPr>
        <w:bidi/>
        <w:rPr>
          <w:rtl/>
          <w:lang w:bidi="he-IL"/>
        </w:rPr>
      </w:pPr>
    </w:p>
    <w:p w14:paraId="29AEC20F" w14:textId="19EB844C" w:rsidR="001369EE" w:rsidRPr="00142C6A" w:rsidRDefault="001369EE" w:rsidP="00381229">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1</w:t>
      </w:r>
    </w:p>
    <w:p w14:paraId="5CC80E4F" w14:textId="660D9E93" w:rsidR="00142C6A" w:rsidRPr="00142C6A" w:rsidRDefault="005F1D60" w:rsidP="004D2F22">
      <w:pPr>
        <w:bidi/>
        <w:rPr>
          <w:szCs w:val="22"/>
          <w:rtl/>
          <w:lang w:bidi="he-IL"/>
        </w:rPr>
      </w:pPr>
      <w:r w:rsidRPr="00142C6A">
        <w:rPr>
          <w:rFonts w:hint="cs"/>
          <w:szCs w:val="22"/>
          <w:rtl/>
          <w:lang w:bidi="he-IL"/>
        </w:rPr>
        <w:t>החיבור</w:t>
      </w:r>
      <w:r w:rsidRPr="00142C6A">
        <w:rPr>
          <w:szCs w:val="22"/>
          <w:rtl/>
          <w:lang w:bidi="he-IL"/>
        </w:rPr>
        <w:t xml:space="preserve"> </w:t>
      </w:r>
      <w:r w:rsidR="00756654" w:rsidRPr="00142C6A">
        <w:rPr>
          <w:rFonts w:hint="cs"/>
          <w:szCs w:val="22"/>
          <w:rtl/>
          <w:lang w:bidi="he-IL"/>
        </w:rPr>
        <w:t>עם</w:t>
      </w:r>
      <w:r w:rsidR="00756654" w:rsidRPr="00142C6A">
        <w:rPr>
          <w:szCs w:val="22"/>
          <w:rtl/>
          <w:lang w:bidi="he-IL"/>
        </w:rPr>
        <w:t xml:space="preserve"> רוחב הפס </w:t>
      </w:r>
      <w:r w:rsidRPr="00142C6A">
        <w:rPr>
          <w:rFonts w:hint="cs"/>
          <w:szCs w:val="22"/>
          <w:rtl/>
          <w:lang w:bidi="he-IL"/>
        </w:rPr>
        <w:t>הקטן</w:t>
      </w:r>
      <w:r w:rsidRPr="00142C6A">
        <w:rPr>
          <w:szCs w:val="22"/>
          <w:rtl/>
          <w:lang w:bidi="he-IL"/>
        </w:rPr>
        <w:t xml:space="preserve"> ביותר הוא 1 – הוא היח</w:t>
      </w:r>
      <w:r w:rsidR="00142C6A">
        <w:rPr>
          <w:rFonts w:hint="cs"/>
          <w:szCs w:val="22"/>
          <w:rtl/>
          <w:lang w:bidi="he-IL"/>
        </w:rPr>
        <w:t>י</w:t>
      </w:r>
      <w:r w:rsidRPr="00142C6A">
        <w:rPr>
          <w:rFonts w:hint="cs"/>
          <w:szCs w:val="22"/>
          <w:rtl/>
          <w:lang w:bidi="he-IL"/>
        </w:rPr>
        <w:t>די</w:t>
      </w:r>
      <w:r w:rsidRPr="00142C6A">
        <w:rPr>
          <w:szCs w:val="22"/>
          <w:rtl/>
          <w:lang w:bidi="he-IL"/>
        </w:rPr>
        <w:t xml:space="preserve"> שרוצה להשתמש במסלול </w:t>
      </w:r>
      <w:proofErr w:type="spellStart"/>
      <w:r w:rsidRPr="00142C6A">
        <w:rPr>
          <w:szCs w:val="22"/>
          <w:lang w:bidi="he-IL"/>
        </w:rPr>
        <w:t>wy</w:t>
      </w:r>
      <w:proofErr w:type="spellEnd"/>
      <w:r w:rsidRPr="00142C6A">
        <w:rPr>
          <w:szCs w:val="22"/>
          <w:rtl/>
          <w:lang w:bidi="he-IL"/>
        </w:rPr>
        <w:t xml:space="preserve">, </w:t>
      </w:r>
      <w:r w:rsidRPr="00142C6A">
        <w:rPr>
          <w:rFonts w:hint="cs"/>
          <w:szCs w:val="22"/>
          <w:rtl/>
          <w:lang w:bidi="he-IL"/>
        </w:rPr>
        <w:t>לכן</w:t>
      </w:r>
      <w:r w:rsidR="00142C6A" w:rsidRPr="00142C6A">
        <w:rPr>
          <w:szCs w:val="22"/>
          <w:rtl/>
          <w:lang w:bidi="he-IL"/>
        </w:rPr>
        <w:t xml:space="preserve"> אפשר לתת לו</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רוחב</w:t>
      </w:r>
      <w:r w:rsidRPr="00142C6A">
        <w:rPr>
          <w:szCs w:val="22"/>
          <w:rtl/>
          <w:lang w:bidi="he-IL"/>
        </w:rPr>
        <w:t xml:space="preserve"> </w:t>
      </w:r>
      <w:r w:rsidRPr="00142C6A">
        <w:rPr>
          <w:rFonts w:hint="cs"/>
          <w:szCs w:val="22"/>
          <w:rtl/>
          <w:lang w:bidi="he-IL"/>
        </w:rPr>
        <w:t>הפס</w:t>
      </w:r>
      <w:r w:rsidRPr="00142C6A">
        <w:rPr>
          <w:szCs w:val="22"/>
          <w:rtl/>
          <w:lang w:bidi="he-IL"/>
        </w:rPr>
        <w:t xml:space="preserve"> </w:t>
      </w:r>
      <w:r w:rsidRPr="00142C6A">
        <w:rPr>
          <w:rFonts w:hint="cs"/>
          <w:szCs w:val="22"/>
          <w:rtl/>
          <w:lang w:bidi="he-IL"/>
        </w:rPr>
        <w:t>האפשרי</w:t>
      </w:r>
      <w:r w:rsidR="001E1329">
        <w:rPr>
          <w:rFonts w:hint="cs"/>
          <w:szCs w:val="22"/>
          <w:rtl/>
          <w:lang w:bidi="he-IL"/>
        </w:rPr>
        <w:t xml:space="preserve"> בקשת זו</w:t>
      </w:r>
      <w:r w:rsidRPr="00142C6A">
        <w:rPr>
          <w:szCs w:val="22"/>
          <w:rtl/>
          <w:lang w:bidi="he-IL"/>
        </w:rPr>
        <w:t xml:space="preserve">. </w:t>
      </w:r>
      <w:r w:rsidR="00142C6A" w:rsidRPr="00142C6A">
        <w:rPr>
          <w:rFonts w:hint="cs"/>
          <w:szCs w:val="22"/>
          <w:rtl/>
          <w:lang w:bidi="he-IL"/>
        </w:rPr>
        <w:t>אבל</w:t>
      </w:r>
      <w:r w:rsidR="00142C6A" w:rsidRPr="00142C6A">
        <w:rPr>
          <w:szCs w:val="22"/>
          <w:rtl/>
          <w:lang w:bidi="he-IL"/>
        </w:rPr>
        <w:t xml:space="preserve"> צריך לתת לכל החיבורים רוחב פס זה – לכן </w:t>
      </w:r>
      <w:r w:rsidR="00142C6A" w:rsidRPr="00142C6A">
        <w:rPr>
          <w:rFonts w:hint="cs"/>
          <w:szCs w:val="22"/>
          <w:rtl/>
          <w:lang w:bidi="he-IL"/>
        </w:rPr>
        <w:t>צריך</w:t>
      </w:r>
      <w:r w:rsidR="00142C6A" w:rsidRPr="00142C6A">
        <w:rPr>
          <w:szCs w:val="22"/>
          <w:rtl/>
          <w:lang w:bidi="he-IL"/>
        </w:rPr>
        <w:t xml:space="preserve"> </w:t>
      </w:r>
      <w:r w:rsidR="00142C6A" w:rsidRPr="00142C6A">
        <w:rPr>
          <w:rFonts w:hint="cs"/>
          <w:szCs w:val="22"/>
          <w:rtl/>
          <w:lang w:bidi="he-IL"/>
        </w:rPr>
        <w:t>לבדוק</w:t>
      </w:r>
      <w:r w:rsidR="00142C6A" w:rsidRPr="00142C6A">
        <w:rPr>
          <w:szCs w:val="22"/>
          <w:rtl/>
          <w:lang w:bidi="he-IL"/>
        </w:rPr>
        <w:t xml:space="preserve"> </w:t>
      </w:r>
      <w:r w:rsidR="00142C6A" w:rsidRPr="00142C6A">
        <w:rPr>
          <w:rFonts w:hint="cs"/>
          <w:szCs w:val="22"/>
          <w:rtl/>
          <w:lang w:bidi="he-IL"/>
        </w:rPr>
        <w:t>את</w:t>
      </w:r>
      <w:r w:rsidR="00142C6A" w:rsidRPr="00142C6A">
        <w:rPr>
          <w:szCs w:val="22"/>
          <w:rtl/>
          <w:lang w:bidi="he-IL"/>
        </w:rPr>
        <w:t xml:space="preserve"> </w:t>
      </w:r>
      <w:r w:rsidR="00142C6A" w:rsidRPr="00142C6A">
        <w:rPr>
          <w:rFonts w:hint="cs"/>
          <w:szCs w:val="22"/>
          <w:rtl/>
          <w:lang w:bidi="he-IL"/>
        </w:rPr>
        <w:t>המגבלות</w:t>
      </w:r>
      <w:r w:rsidR="00142C6A" w:rsidRPr="00142C6A">
        <w:rPr>
          <w:szCs w:val="22"/>
          <w:rtl/>
          <w:lang w:bidi="he-IL"/>
        </w:rPr>
        <w:t xml:space="preserve"> </w:t>
      </w:r>
      <w:r w:rsidR="00142C6A" w:rsidRPr="00142C6A">
        <w:rPr>
          <w:rFonts w:hint="cs"/>
          <w:szCs w:val="22"/>
          <w:rtl/>
          <w:lang w:bidi="he-IL"/>
        </w:rPr>
        <w:t>עליהם</w:t>
      </w:r>
      <w:r w:rsidR="00142C6A" w:rsidRPr="00142C6A">
        <w:rPr>
          <w:szCs w:val="22"/>
          <w:rtl/>
          <w:lang w:bidi="he-IL"/>
        </w:rPr>
        <w:t>.</w:t>
      </w:r>
    </w:p>
    <w:p w14:paraId="3D6FD9BA" w14:textId="1774D923" w:rsidR="00142C6A" w:rsidRPr="00142C6A" w:rsidRDefault="00142C6A" w:rsidP="002E2EFC">
      <w:pPr>
        <w:bidi/>
        <w:rPr>
          <w:szCs w:val="22"/>
          <w:rtl/>
          <w:lang w:bidi="he-IL"/>
        </w:rPr>
      </w:pPr>
      <w:r w:rsidRPr="00142C6A">
        <w:rPr>
          <w:rFonts w:hint="cs"/>
          <w:szCs w:val="22"/>
          <w:rtl/>
          <w:lang w:bidi="he-IL"/>
        </w:rPr>
        <w:t>נשים</w:t>
      </w:r>
      <w:r w:rsidRPr="00142C6A">
        <w:rPr>
          <w:szCs w:val="22"/>
          <w:rtl/>
          <w:lang w:bidi="he-IL"/>
        </w:rPr>
        <w:t xml:space="preserve"> לב שקשת </w:t>
      </w:r>
      <w:proofErr w:type="spellStart"/>
      <w:r w:rsidRPr="00142C6A">
        <w:rPr>
          <w:szCs w:val="22"/>
          <w:lang w:bidi="he-IL"/>
        </w:rPr>
        <w:t>xz</w:t>
      </w:r>
      <w:proofErr w:type="spellEnd"/>
      <w:r w:rsidRPr="00142C6A">
        <w:rPr>
          <w:szCs w:val="22"/>
          <w:rtl/>
          <w:lang w:bidi="he-IL"/>
        </w:rPr>
        <w:t xml:space="preserve"> משותפת לחיבור 2 3 </w:t>
      </w:r>
      <w:r w:rsidRPr="00142C6A">
        <w:rPr>
          <w:rFonts w:hint="cs"/>
          <w:szCs w:val="22"/>
          <w:rtl/>
          <w:lang w:bidi="he-IL"/>
        </w:rPr>
        <w:t>ו</w:t>
      </w:r>
      <w:r w:rsidRPr="00142C6A">
        <w:rPr>
          <w:szCs w:val="22"/>
          <w:rtl/>
          <w:lang w:bidi="he-IL"/>
        </w:rPr>
        <w:t xml:space="preserve">-4, </w:t>
      </w:r>
      <w:r w:rsidRPr="00142C6A">
        <w:rPr>
          <w:rFonts w:hint="cs"/>
          <w:szCs w:val="22"/>
          <w:rtl/>
          <w:lang w:bidi="he-IL"/>
        </w:rPr>
        <w:t>וסה</w:t>
      </w:r>
      <w:r w:rsidRPr="00142C6A">
        <w:rPr>
          <w:szCs w:val="22"/>
          <w:rtl/>
          <w:lang w:bidi="he-IL"/>
        </w:rPr>
        <w:t xml:space="preserve">"כ רוחב הפס הלא מנוצל בה הוא 10 – זוהי </w:t>
      </w:r>
      <w:r w:rsidRPr="00142C6A">
        <w:rPr>
          <w:rFonts w:hint="cs"/>
          <w:szCs w:val="22"/>
          <w:rtl/>
          <w:lang w:bidi="he-IL"/>
        </w:rPr>
        <w:t>גם</w:t>
      </w:r>
      <w:r w:rsidRPr="00142C6A">
        <w:rPr>
          <w:szCs w:val="22"/>
          <w:rtl/>
          <w:lang w:bidi="he-IL"/>
        </w:rPr>
        <w:t xml:space="preserve"> </w:t>
      </w:r>
      <w:r w:rsidRPr="00142C6A">
        <w:rPr>
          <w:rFonts w:hint="cs"/>
          <w:szCs w:val="22"/>
          <w:rtl/>
          <w:lang w:bidi="he-IL"/>
        </w:rPr>
        <w:t>המגבלה</w:t>
      </w:r>
      <w:r w:rsidRPr="00142C6A">
        <w:rPr>
          <w:szCs w:val="22"/>
          <w:rtl/>
          <w:lang w:bidi="he-IL"/>
        </w:rPr>
        <w:t xml:space="preserve"> </w:t>
      </w:r>
      <w:r w:rsidRPr="00142C6A">
        <w:rPr>
          <w:rFonts w:hint="cs"/>
          <w:szCs w:val="22"/>
          <w:rtl/>
          <w:lang w:bidi="he-IL"/>
        </w:rPr>
        <w:t>הגדולה</w:t>
      </w:r>
      <w:r w:rsidRPr="00142C6A">
        <w:rPr>
          <w:szCs w:val="22"/>
          <w:rtl/>
          <w:lang w:bidi="he-IL"/>
        </w:rPr>
        <w:t xml:space="preserve"> </w:t>
      </w:r>
      <w:r w:rsidRPr="00142C6A">
        <w:rPr>
          <w:rFonts w:hint="cs"/>
          <w:szCs w:val="22"/>
          <w:rtl/>
          <w:lang w:bidi="he-IL"/>
        </w:rPr>
        <w:t>ביותר</w:t>
      </w:r>
      <w:r w:rsidRPr="00142C6A">
        <w:rPr>
          <w:szCs w:val="22"/>
          <w:rtl/>
          <w:lang w:bidi="he-IL"/>
        </w:rPr>
        <w:t xml:space="preserve"> שלנו. </w:t>
      </w:r>
      <w:r w:rsidRPr="00142C6A">
        <w:rPr>
          <w:szCs w:val="22"/>
          <w:rtl/>
          <w:lang w:bidi="he-IL"/>
        </w:rPr>
        <w:br/>
      </w:r>
      <w:r w:rsidRPr="00142C6A">
        <w:rPr>
          <w:rFonts w:hint="cs"/>
          <w:szCs w:val="22"/>
          <w:rtl/>
          <w:lang w:bidi="he-IL"/>
        </w:rPr>
        <w:t>לכן</w:t>
      </w:r>
      <w:r w:rsidRPr="00142C6A">
        <w:rPr>
          <w:szCs w:val="22"/>
          <w:rtl/>
          <w:lang w:bidi="he-IL"/>
        </w:rPr>
        <w:t xml:space="preserve"> </w:t>
      </w:r>
      <w:r w:rsidRPr="00142C6A">
        <w:rPr>
          <w:rFonts w:hint="cs"/>
          <w:szCs w:val="22"/>
          <w:rtl/>
          <w:lang w:bidi="he-IL"/>
        </w:rPr>
        <w:t>על</w:t>
      </w:r>
      <w:r w:rsidRPr="00142C6A">
        <w:rPr>
          <w:szCs w:val="22"/>
          <w:rtl/>
          <w:lang w:bidi="he-IL"/>
        </w:rPr>
        <w:t xml:space="preserve"> </w:t>
      </w:r>
      <w:r w:rsidRPr="00142C6A">
        <w:rPr>
          <w:rFonts w:hint="cs"/>
          <w:szCs w:val="22"/>
          <w:rtl/>
          <w:lang w:bidi="he-IL"/>
        </w:rPr>
        <w:t>מנת</w:t>
      </w:r>
      <w:r w:rsidRPr="00142C6A">
        <w:rPr>
          <w:szCs w:val="22"/>
          <w:rtl/>
          <w:lang w:bidi="he-IL"/>
        </w:rPr>
        <w:t xml:space="preserve"> </w:t>
      </w:r>
      <w:r w:rsidRPr="00142C6A">
        <w:rPr>
          <w:rFonts w:hint="cs"/>
          <w:szCs w:val="22"/>
          <w:rtl/>
          <w:lang w:bidi="he-IL"/>
        </w:rPr>
        <w:t>לשרת</w:t>
      </w:r>
      <w:r w:rsidRPr="00142C6A">
        <w:rPr>
          <w:szCs w:val="22"/>
          <w:rtl/>
          <w:lang w:bidi="he-IL"/>
        </w:rPr>
        <w:t xml:space="preserve"> </w:t>
      </w:r>
      <w:r w:rsidRPr="00142C6A">
        <w:rPr>
          <w:rFonts w:hint="cs"/>
          <w:szCs w:val="22"/>
          <w:rtl/>
          <w:lang w:bidi="he-IL"/>
        </w:rPr>
        <w:t>את</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החיבורים</w:t>
      </w:r>
      <w:r w:rsidRPr="00142C6A">
        <w:rPr>
          <w:szCs w:val="22"/>
          <w:rtl/>
          <w:lang w:bidi="he-IL"/>
        </w:rPr>
        <w:t xml:space="preserve"> </w:t>
      </w:r>
      <w:r w:rsidRPr="00142C6A">
        <w:rPr>
          <w:rFonts w:hint="cs"/>
          <w:szCs w:val="22"/>
          <w:rtl/>
          <w:lang w:bidi="he-IL"/>
        </w:rPr>
        <w:t>בצורה</w:t>
      </w:r>
      <w:r w:rsidRPr="00142C6A">
        <w:rPr>
          <w:szCs w:val="22"/>
          <w:rtl/>
          <w:lang w:bidi="he-IL"/>
        </w:rPr>
        <w:t xml:space="preserve"> </w:t>
      </w:r>
      <w:r w:rsidRPr="00142C6A">
        <w:rPr>
          <w:rFonts w:hint="cs"/>
          <w:szCs w:val="22"/>
          <w:rtl/>
          <w:lang w:bidi="he-IL"/>
        </w:rPr>
        <w:t>זהה</w:t>
      </w:r>
      <w:r w:rsidRPr="00142C6A">
        <w:rPr>
          <w:szCs w:val="22"/>
          <w:rtl/>
          <w:lang w:bidi="he-IL"/>
        </w:rPr>
        <w:t xml:space="preserve">, </w:t>
      </w:r>
      <w:r w:rsidRPr="00142C6A">
        <w:rPr>
          <w:rFonts w:hint="cs"/>
          <w:szCs w:val="22"/>
          <w:rtl/>
          <w:lang w:bidi="he-IL"/>
        </w:rPr>
        <w:t>כל</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Pr="00142C6A">
        <w:rPr>
          <w:szCs w:val="22"/>
          <w:rtl/>
          <w:lang w:bidi="he-IL"/>
        </w:rPr>
        <w:t xml:space="preserve"> </w:t>
      </w:r>
      <w:r w:rsidRPr="00142C6A">
        <w:rPr>
          <w:rFonts w:hint="cs"/>
          <w:szCs w:val="22"/>
          <w:rtl/>
          <w:lang w:bidi="he-IL"/>
        </w:rPr>
        <w:t>יקבל</w:t>
      </w:r>
      <w:r w:rsidRPr="00142C6A">
        <w:rPr>
          <w:szCs w:val="22"/>
          <w:rtl/>
          <w:lang w:bidi="he-IL"/>
        </w:rPr>
        <w:t xml:space="preserve"> 3.333 </w:t>
      </w:r>
      <w:r w:rsidRPr="00142C6A">
        <w:rPr>
          <w:rFonts w:hint="cs"/>
          <w:szCs w:val="22"/>
          <w:rtl/>
          <w:lang w:bidi="he-IL"/>
        </w:rPr>
        <w:t>רוחב</w:t>
      </w:r>
      <w:r w:rsidRPr="00142C6A">
        <w:rPr>
          <w:szCs w:val="22"/>
          <w:rtl/>
          <w:lang w:bidi="he-IL"/>
        </w:rPr>
        <w:t xml:space="preserve"> </w:t>
      </w:r>
      <w:r w:rsidRPr="00142C6A">
        <w:rPr>
          <w:rFonts w:hint="cs"/>
          <w:szCs w:val="22"/>
          <w:rtl/>
          <w:lang w:bidi="he-IL"/>
        </w:rPr>
        <w:t>פס</w:t>
      </w:r>
      <w:r w:rsidRPr="00142C6A">
        <w:rPr>
          <w:szCs w:val="22"/>
          <w:rtl/>
          <w:lang w:bidi="he-IL"/>
        </w:rPr>
        <w:t>.</w:t>
      </w:r>
    </w:p>
    <w:p w14:paraId="092CBEBB" w14:textId="31B6B8B4" w:rsidR="001369EE" w:rsidRPr="00142C6A" w:rsidRDefault="001369EE" w:rsidP="002E2EFC">
      <w:pPr>
        <w:bidi/>
        <w:rPr>
          <w:szCs w:val="22"/>
          <w:rtl/>
          <w:lang w:bidi="he-IL"/>
        </w:rPr>
      </w:pPr>
    </w:p>
    <w:p w14:paraId="10416A9E" w14:textId="3684F197" w:rsidR="005F1D60" w:rsidRPr="00142C6A" w:rsidRDefault="005F1D60" w:rsidP="005F1D60">
      <w:pPr>
        <w:bidi/>
        <w:rPr>
          <w:szCs w:val="22"/>
          <w:u w:val="single"/>
          <w:rtl/>
          <w:lang w:bidi="he-IL"/>
        </w:rPr>
      </w:pPr>
      <w:r w:rsidRPr="00142C6A">
        <w:rPr>
          <w:rFonts w:hint="cs"/>
          <w:szCs w:val="22"/>
          <w:u w:val="single"/>
          <w:rtl/>
          <w:lang w:bidi="he-IL"/>
        </w:rPr>
        <w:t>שלב</w:t>
      </w:r>
      <w:r w:rsidRPr="00142C6A">
        <w:rPr>
          <w:szCs w:val="22"/>
          <w:u w:val="single"/>
          <w:rtl/>
          <w:lang w:bidi="he-IL"/>
        </w:rPr>
        <w:t xml:space="preserve"> 2</w:t>
      </w:r>
    </w:p>
    <w:p w14:paraId="43D62025" w14:textId="7A1C56FB" w:rsidR="00142C6A" w:rsidRPr="00142C6A" w:rsidRDefault="00142C6A" w:rsidP="00974AE9">
      <w:pPr>
        <w:bidi/>
        <w:rPr>
          <w:szCs w:val="22"/>
          <w:rtl/>
          <w:lang w:bidi="he-IL"/>
        </w:rPr>
      </w:pPr>
      <w:r w:rsidRPr="00142C6A">
        <w:rPr>
          <w:rFonts w:hint="cs"/>
          <w:szCs w:val="22"/>
          <w:rtl/>
          <w:lang w:bidi="he-IL"/>
        </w:rPr>
        <w:t>כעת</w:t>
      </w:r>
      <w:r w:rsidRPr="00142C6A">
        <w:rPr>
          <w:szCs w:val="22"/>
          <w:rtl/>
          <w:lang w:bidi="he-IL"/>
        </w:rPr>
        <w:t xml:space="preserve"> מיכוון שהחיבורים הנותרים 2,3,4 כולם עוברים דרך קשת </w:t>
      </w:r>
      <w:proofErr w:type="spellStart"/>
      <w:r w:rsidRPr="00142C6A">
        <w:rPr>
          <w:szCs w:val="22"/>
          <w:lang w:bidi="he-IL"/>
        </w:rPr>
        <w:t>xz</w:t>
      </w:r>
      <w:proofErr w:type="spellEnd"/>
      <w:r w:rsidRPr="00142C6A">
        <w:rPr>
          <w:szCs w:val="22"/>
          <w:rtl/>
          <w:lang w:bidi="he-IL"/>
        </w:rPr>
        <w:t xml:space="preserve"> ורוחב הפס שלה נוצל לחלוטין, </w:t>
      </w:r>
      <w:r w:rsidRPr="00142C6A">
        <w:rPr>
          <w:rFonts w:hint="cs"/>
          <w:szCs w:val="22"/>
          <w:rtl/>
          <w:lang w:bidi="he-IL"/>
        </w:rPr>
        <w:t>לא</w:t>
      </w:r>
      <w:r w:rsidRPr="00142C6A">
        <w:rPr>
          <w:szCs w:val="22"/>
          <w:rtl/>
          <w:lang w:bidi="he-IL"/>
        </w:rPr>
        <w:t xml:space="preserve"> </w:t>
      </w:r>
      <w:r w:rsidRPr="00142C6A">
        <w:rPr>
          <w:rFonts w:hint="cs"/>
          <w:szCs w:val="22"/>
          <w:rtl/>
          <w:lang w:bidi="he-IL"/>
        </w:rPr>
        <w:t>ניתן</w:t>
      </w:r>
      <w:r w:rsidRPr="00142C6A">
        <w:rPr>
          <w:szCs w:val="22"/>
          <w:rtl/>
          <w:lang w:bidi="he-IL"/>
        </w:rPr>
        <w:t xml:space="preserve"> </w:t>
      </w:r>
      <w:r w:rsidRPr="00142C6A">
        <w:rPr>
          <w:rFonts w:hint="cs"/>
          <w:szCs w:val="22"/>
          <w:rtl/>
          <w:lang w:bidi="he-IL"/>
        </w:rPr>
        <w:t>לספק</w:t>
      </w:r>
      <w:r w:rsidRPr="00142C6A">
        <w:rPr>
          <w:szCs w:val="22"/>
          <w:rtl/>
          <w:lang w:bidi="he-IL"/>
        </w:rPr>
        <w:t xml:space="preserve"> </w:t>
      </w:r>
      <w:r w:rsidRPr="00142C6A">
        <w:rPr>
          <w:rFonts w:hint="cs"/>
          <w:szCs w:val="22"/>
          <w:rtl/>
          <w:lang w:bidi="he-IL"/>
        </w:rPr>
        <w:t>לאף</w:t>
      </w:r>
      <w:r w:rsidRPr="00142C6A">
        <w:rPr>
          <w:szCs w:val="22"/>
          <w:rtl/>
          <w:lang w:bidi="he-IL"/>
        </w:rPr>
        <w:t xml:space="preserve"> </w:t>
      </w:r>
      <w:r w:rsidRPr="00142C6A">
        <w:rPr>
          <w:rFonts w:hint="cs"/>
          <w:szCs w:val="22"/>
          <w:rtl/>
          <w:lang w:bidi="he-IL"/>
        </w:rPr>
        <w:t>אחד</w:t>
      </w:r>
      <w:r w:rsidRPr="00142C6A">
        <w:rPr>
          <w:szCs w:val="22"/>
          <w:rtl/>
          <w:lang w:bidi="he-IL"/>
        </w:rPr>
        <w:t xml:space="preserve"> </w:t>
      </w:r>
      <w:r w:rsidRPr="00142C6A">
        <w:rPr>
          <w:rFonts w:hint="cs"/>
          <w:szCs w:val="22"/>
          <w:rtl/>
          <w:lang w:bidi="he-IL"/>
        </w:rPr>
        <w:t>מהם</w:t>
      </w:r>
      <w:r w:rsidR="001E1329">
        <w:rPr>
          <w:rFonts w:hint="cs"/>
          <w:szCs w:val="22"/>
          <w:rtl/>
          <w:lang w:bidi="he-IL"/>
        </w:rPr>
        <w:t xml:space="preserve"> רוחב פס נוסף</w:t>
      </w:r>
      <w:r w:rsidRPr="00142C6A">
        <w:rPr>
          <w:szCs w:val="22"/>
          <w:rtl/>
          <w:lang w:bidi="he-IL"/>
        </w:rPr>
        <w:t>.</w:t>
      </w:r>
      <w:r w:rsidRPr="00142C6A">
        <w:rPr>
          <w:szCs w:val="22"/>
          <w:rtl/>
          <w:lang w:bidi="he-IL"/>
        </w:rPr>
        <w:br/>
      </w:r>
      <w:r w:rsidRPr="00142C6A">
        <w:rPr>
          <w:rFonts w:hint="cs"/>
          <w:szCs w:val="22"/>
          <w:rtl/>
          <w:lang w:bidi="he-IL"/>
        </w:rPr>
        <w:t>לעומת</w:t>
      </w:r>
      <w:r w:rsidRPr="00142C6A">
        <w:rPr>
          <w:szCs w:val="22"/>
          <w:rtl/>
          <w:lang w:bidi="he-IL"/>
        </w:rPr>
        <w:t xml:space="preserve"> </w:t>
      </w:r>
      <w:r w:rsidRPr="00142C6A">
        <w:rPr>
          <w:rFonts w:hint="cs"/>
          <w:szCs w:val="22"/>
          <w:rtl/>
          <w:lang w:bidi="he-IL"/>
        </w:rPr>
        <w:t>זאת</w:t>
      </w:r>
      <w:r w:rsidR="00372476">
        <w:rPr>
          <w:rFonts w:hint="cs"/>
          <w:szCs w:val="22"/>
          <w:rtl/>
          <w:lang w:bidi="he-IL"/>
        </w:rPr>
        <w:t>,</w:t>
      </w:r>
      <w:r w:rsidR="00372476">
        <w:rPr>
          <w:szCs w:val="22"/>
          <w:rtl/>
          <w:lang w:bidi="he-IL"/>
        </w:rPr>
        <w:t xml:space="preserve"> חיבור 1</w:t>
      </w:r>
      <w:r w:rsidR="00372476">
        <w:rPr>
          <w:rFonts w:hint="cs"/>
          <w:szCs w:val="22"/>
          <w:rtl/>
          <w:lang w:bidi="he-IL"/>
        </w:rPr>
        <w:t xml:space="preserve"> -</w:t>
      </w:r>
      <w:r w:rsidRPr="00142C6A">
        <w:rPr>
          <w:szCs w:val="22"/>
          <w:rtl/>
          <w:lang w:bidi="he-IL"/>
        </w:rPr>
        <w:t xml:space="preserve"> אשר משתמש בקשת </w:t>
      </w:r>
      <w:proofErr w:type="spellStart"/>
      <w:r w:rsidRPr="00142C6A">
        <w:rPr>
          <w:szCs w:val="22"/>
          <w:lang w:bidi="he-IL"/>
        </w:rPr>
        <w:t>wy</w:t>
      </w:r>
      <w:proofErr w:type="spellEnd"/>
      <w:r w:rsidRPr="00142C6A">
        <w:rPr>
          <w:szCs w:val="22"/>
          <w:rtl/>
          <w:lang w:bidi="he-IL"/>
        </w:rPr>
        <w:t xml:space="preserve"> בלבד יכול לנצל את רוחב הפס שלה.</w:t>
      </w:r>
      <w:r w:rsidRPr="00142C6A">
        <w:rPr>
          <w:szCs w:val="22"/>
          <w:rtl/>
          <w:lang w:bidi="he-IL"/>
        </w:rPr>
        <w:br/>
      </w:r>
      <w:r w:rsidRPr="00142C6A">
        <w:rPr>
          <w:rFonts w:hint="cs"/>
          <w:szCs w:val="22"/>
          <w:rtl/>
          <w:lang w:bidi="he-IL"/>
        </w:rPr>
        <w:t>רוחב</w:t>
      </w:r>
      <w:r w:rsidRPr="00142C6A">
        <w:rPr>
          <w:szCs w:val="22"/>
          <w:rtl/>
          <w:lang w:bidi="he-IL"/>
        </w:rPr>
        <w:t xml:space="preserve"> הפס </w:t>
      </w:r>
      <w:r w:rsidRPr="00142C6A">
        <w:rPr>
          <w:rFonts w:hint="cs"/>
          <w:szCs w:val="22"/>
          <w:rtl/>
          <w:lang w:bidi="he-IL"/>
        </w:rPr>
        <w:t>הלא</w:t>
      </w:r>
      <w:r w:rsidRPr="00142C6A">
        <w:rPr>
          <w:szCs w:val="22"/>
          <w:rtl/>
          <w:lang w:bidi="he-IL"/>
        </w:rPr>
        <w:t xml:space="preserve"> </w:t>
      </w:r>
      <w:r w:rsidRPr="00142C6A">
        <w:rPr>
          <w:rFonts w:hint="cs"/>
          <w:szCs w:val="22"/>
          <w:rtl/>
          <w:lang w:bidi="he-IL"/>
        </w:rPr>
        <w:t>מנוצל</w:t>
      </w:r>
      <w:r w:rsidRPr="00142C6A">
        <w:rPr>
          <w:szCs w:val="22"/>
          <w:rtl/>
          <w:lang w:bidi="he-IL"/>
        </w:rPr>
        <w:t xml:space="preserve"> כעת, לאחר שלב 1, הוא </w:t>
      </w:r>
      <w:r w:rsidRPr="00142C6A">
        <w:rPr>
          <w:szCs w:val="22"/>
          <w:lang w:bidi="he-IL"/>
        </w:rPr>
        <w:t>8.67</w:t>
      </w:r>
      <w:r w:rsidRPr="00142C6A">
        <w:rPr>
          <w:szCs w:val="22"/>
          <w:rtl/>
          <w:lang w:bidi="he-IL"/>
        </w:rPr>
        <w:t xml:space="preserve"> ודרישת החיבור היא </w:t>
      </w:r>
      <w:r w:rsidRPr="00142C6A">
        <w:rPr>
          <w:szCs w:val="22"/>
          <w:lang w:bidi="he-IL"/>
        </w:rPr>
        <w:t>4.667</w:t>
      </w:r>
      <w:r w:rsidRPr="00142C6A">
        <w:rPr>
          <w:szCs w:val="22"/>
          <w:rtl/>
          <w:lang w:bidi="he-IL"/>
        </w:rPr>
        <w:t xml:space="preserve"> – לכן ניתן לספק את כל דרישתו.</w:t>
      </w:r>
    </w:p>
    <w:p w14:paraId="4BFB8EA2" w14:textId="77777777" w:rsidR="00142C6A" w:rsidRPr="00142C6A" w:rsidRDefault="00142C6A" w:rsidP="00381229">
      <w:pPr>
        <w:bidi/>
        <w:rPr>
          <w:szCs w:val="22"/>
          <w:rtl/>
          <w:lang w:bidi="he-IL"/>
        </w:rPr>
      </w:pPr>
    </w:p>
    <w:p w14:paraId="129F6D31" w14:textId="07A5E0BA" w:rsidR="001369EE" w:rsidRPr="00142C6A" w:rsidRDefault="00372476" w:rsidP="005F1D60">
      <w:pPr>
        <w:bidi/>
        <w:rPr>
          <w:szCs w:val="22"/>
          <w:rtl/>
          <w:lang w:bidi="he-IL"/>
        </w:rPr>
      </w:pPr>
      <w:r>
        <w:rPr>
          <w:rFonts w:hint="cs"/>
          <w:szCs w:val="22"/>
          <w:rtl/>
          <w:lang w:bidi="he-IL"/>
        </w:rPr>
        <w:t xml:space="preserve">לאחר שלב 2, </w:t>
      </w:r>
      <w:r w:rsidR="00142C6A" w:rsidRPr="00142C6A">
        <w:rPr>
          <w:rFonts w:hint="cs"/>
          <w:szCs w:val="22"/>
          <w:rtl/>
          <w:lang w:bidi="he-IL"/>
        </w:rPr>
        <w:t>חיבור</w:t>
      </w:r>
      <w:r w:rsidR="00142C6A" w:rsidRPr="00142C6A">
        <w:rPr>
          <w:szCs w:val="22"/>
          <w:rtl/>
          <w:lang w:bidi="he-IL"/>
        </w:rPr>
        <w:t xml:space="preserve"> מספר 1 סופק לחלוטין, וחיבורים 2,3,4 לא יכולים להגדיל את רוחב הפס בפועל שלהם בעקבות שקשת </w:t>
      </w:r>
      <w:proofErr w:type="spellStart"/>
      <w:r w:rsidR="00142C6A" w:rsidRPr="00142C6A">
        <w:rPr>
          <w:szCs w:val="22"/>
          <w:lang w:bidi="he-IL"/>
        </w:rPr>
        <w:t>xy</w:t>
      </w:r>
      <w:proofErr w:type="spellEnd"/>
      <w:r w:rsidR="00020809">
        <w:rPr>
          <w:szCs w:val="22"/>
          <w:rtl/>
          <w:lang w:bidi="he-IL"/>
        </w:rPr>
        <w:t xml:space="preserve"> נוצלה לחלוטי</w:t>
      </w:r>
      <w:r w:rsidR="00142C6A" w:rsidRPr="00142C6A">
        <w:rPr>
          <w:rFonts w:hint="cs"/>
          <w:szCs w:val="22"/>
          <w:rtl/>
          <w:lang w:bidi="he-IL"/>
        </w:rPr>
        <w:t>ן</w:t>
      </w:r>
      <w:r w:rsidR="00142C6A" w:rsidRPr="00142C6A">
        <w:rPr>
          <w:szCs w:val="22"/>
          <w:rtl/>
          <w:lang w:bidi="he-IL"/>
        </w:rPr>
        <w:t xml:space="preserve"> - </w:t>
      </w:r>
      <w:r w:rsidR="005F1D60" w:rsidRPr="00142C6A">
        <w:rPr>
          <w:rFonts w:hint="cs"/>
          <w:szCs w:val="22"/>
          <w:rtl/>
          <w:lang w:bidi="he-IL"/>
        </w:rPr>
        <w:t>לכן</w:t>
      </w:r>
      <w:r w:rsidR="005F1D60" w:rsidRPr="00142C6A">
        <w:rPr>
          <w:szCs w:val="22"/>
          <w:rtl/>
          <w:lang w:bidi="he-IL"/>
        </w:rPr>
        <w:t xml:space="preserve"> </w:t>
      </w:r>
      <w:r w:rsidR="005F1D60" w:rsidRPr="00142C6A">
        <w:rPr>
          <w:rFonts w:hint="cs"/>
          <w:szCs w:val="22"/>
          <w:rtl/>
          <w:lang w:bidi="he-IL"/>
        </w:rPr>
        <w:t>סיימנו</w:t>
      </w:r>
      <w:r w:rsidR="005F1D60" w:rsidRPr="00142C6A">
        <w:rPr>
          <w:szCs w:val="22"/>
          <w:rtl/>
          <w:lang w:bidi="he-IL"/>
        </w:rPr>
        <w:t>.</w:t>
      </w:r>
    </w:p>
    <w:p w14:paraId="0E561289" w14:textId="1711B789" w:rsidR="001369EE" w:rsidRPr="002E2EFC" w:rsidRDefault="00E06D64" w:rsidP="00E06D64">
      <w:pPr>
        <w:rPr>
          <w:szCs w:val="22"/>
          <w:lang w:bidi="he-IL"/>
        </w:rPr>
      </w:pPr>
      <w:r w:rsidRPr="002E2EFC">
        <w:rPr>
          <w:szCs w:val="22"/>
          <w:rtl/>
          <w:lang w:bidi="he-IL"/>
        </w:rPr>
        <w:br w:type="page"/>
      </w:r>
    </w:p>
    <w:p w14:paraId="2DC57026" w14:textId="0EB96FB8" w:rsidR="00103EF8" w:rsidRDefault="00A71DFD" w:rsidP="00A71DFD">
      <w:pPr>
        <w:pStyle w:val="Heading2"/>
        <w:bidi/>
        <w:rPr>
          <w:u w:val="single"/>
          <w:lang w:bidi="he-IL"/>
        </w:rPr>
      </w:pPr>
      <w:r w:rsidRPr="00C339C9">
        <w:rPr>
          <w:rFonts w:hint="cs"/>
          <w:u w:val="single"/>
          <w:rtl/>
          <w:lang w:bidi="he-IL"/>
        </w:rPr>
        <w:lastRenderedPageBreak/>
        <w:t>שאלה 5</w:t>
      </w:r>
    </w:p>
    <w:p w14:paraId="258FFCDE" w14:textId="77777777" w:rsidR="00055CEC" w:rsidRDefault="00055CEC" w:rsidP="00055CEC">
      <w:pPr>
        <w:bidi/>
        <w:rPr>
          <w:lang w:bidi="he-IL"/>
        </w:rPr>
      </w:pPr>
    </w:p>
    <w:tbl>
      <w:tblPr>
        <w:tblStyle w:val="GridTable5Dark-Accent3"/>
        <w:bidiVisual/>
        <w:tblW w:w="0" w:type="auto"/>
        <w:tblInd w:w="10" w:type="dxa"/>
        <w:tblLook w:val="04A0" w:firstRow="1" w:lastRow="0" w:firstColumn="1" w:lastColumn="0" w:noHBand="0" w:noVBand="1"/>
      </w:tblPr>
      <w:tblGrid>
        <w:gridCol w:w="1823"/>
        <w:gridCol w:w="1673"/>
        <w:gridCol w:w="1835"/>
        <w:gridCol w:w="1823"/>
        <w:gridCol w:w="1846"/>
      </w:tblGrid>
      <w:tr w:rsidR="00537C31" w14:paraId="75CC316C" w14:textId="77777777" w:rsidTr="00537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556CDA8" w14:textId="67150D98" w:rsidR="00537C31" w:rsidRDefault="00537C31" w:rsidP="00055CEC">
            <w:pPr>
              <w:bidi/>
              <w:rPr>
                <w:rtl/>
                <w:lang w:bidi="he-IL"/>
              </w:rPr>
            </w:pPr>
            <w:r>
              <w:rPr>
                <w:rFonts w:hint="cs"/>
                <w:rtl/>
                <w:lang w:bidi="he-IL"/>
              </w:rPr>
              <w:t>פורט</w:t>
            </w:r>
          </w:p>
        </w:tc>
        <w:tc>
          <w:tcPr>
            <w:tcW w:w="1675" w:type="dxa"/>
          </w:tcPr>
          <w:p w14:paraId="71E2CE8A" w14:textId="72119490"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מספר סידורי של חיבור בפורט</w:t>
            </w:r>
          </w:p>
        </w:tc>
        <w:tc>
          <w:tcPr>
            <w:tcW w:w="1838" w:type="dxa"/>
          </w:tcPr>
          <w:p w14:paraId="4E1C9CDE" w14:textId="3EA8EEED"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משקל</w:t>
            </w:r>
          </w:p>
        </w:tc>
        <w:tc>
          <w:tcPr>
            <w:tcW w:w="1826" w:type="dxa"/>
          </w:tcPr>
          <w:p w14:paraId="3ABACDA3" w14:textId="4590FF78"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זמן הגעה</w:t>
            </w:r>
          </w:p>
        </w:tc>
        <w:tc>
          <w:tcPr>
            <w:tcW w:w="1849" w:type="dxa"/>
          </w:tcPr>
          <w:p w14:paraId="2B6FA9A7" w14:textId="6B1929B2" w:rsidR="00537C31" w:rsidRDefault="00537C31" w:rsidP="00055CEC">
            <w:pPr>
              <w:bidi/>
              <w:cnfStyle w:val="100000000000" w:firstRow="1" w:lastRow="0" w:firstColumn="0" w:lastColumn="0" w:oddVBand="0" w:evenVBand="0" w:oddHBand="0" w:evenHBand="0" w:firstRowFirstColumn="0" w:firstRowLastColumn="0" w:lastRowFirstColumn="0" w:lastRowLastColumn="0"/>
              <w:rPr>
                <w:rtl/>
                <w:lang w:bidi="he-IL"/>
              </w:rPr>
            </w:pPr>
            <w:r>
              <w:rPr>
                <w:rFonts w:hint="cs"/>
                <w:rtl/>
                <w:lang w:bidi="he-IL"/>
              </w:rPr>
              <w:t>אורך חבילה</w:t>
            </w:r>
          </w:p>
        </w:tc>
      </w:tr>
      <w:tr w:rsidR="00537C31" w14:paraId="6A6A5BD5"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3591008F" w14:textId="0E239763" w:rsidR="00537C31" w:rsidRDefault="00537C31" w:rsidP="00055CEC">
            <w:pPr>
              <w:bidi/>
              <w:rPr>
                <w:rtl/>
                <w:lang w:bidi="he-IL"/>
              </w:rPr>
            </w:pPr>
            <w:r>
              <w:rPr>
                <w:rFonts w:hint="cs"/>
                <w:lang w:bidi="he-IL"/>
              </w:rPr>
              <w:t>A</w:t>
            </w:r>
          </w:p>
        </w:tc>
        <w:tc>
          <w:tcPr>
            <w:tcW w:w="1675" w:type="dxa"/>
          </w:tcPr>
          <w:p w14:paraId="03A75C56" w14:textId="277D3E4B"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16CF3F66" w14:textId="251A792C"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26" w:type="dxa"/>
          </w:tcPr>
          <w:p w14:paraId="27BFF08A" w14:textId="03BACB1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0</w:t>
            </w:r>
          </w:p>
        </w:tc>
        <w:tc>
          <w:tcPr>
            <w:tcW w:w="1849" w:type="dxa"/>
          </w:tcPr>
          <w:p w14:paraId="097BB8BA" w14:textId="0A8EFEC7"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r>
      <w:tr w:rsidR="00537C31" w14:paraId="6D8ED11B"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0D51F74A" w14:textId="06736797" w:rsidR="00537C31" w:rsidRDefault="00537C31" w:rsidP="00055CEC">
            <w:pPr>
              <w:bidi/>
              <w:rPr>
                <w:rtl/>
                <w:lang w:bidi="he-IL"/>
              </w:rPr>
            </w:pPr>
            <w:r>
              <w:rPr>
                <w:rFonts w:hint="cs"/>
                <w:lang w:bidi="he-IL"/>
              </w:rPr>
              <w:t>B</w:t>
            </w:r>
          </w:p>
        </w:tc>
        <w:tc>
          <w:tcPr>
            <w:tcW w:w="1675" w:type="dxa"/>
          </w:tcPr>
          <w:p w14:paraId="531926D9" w14:textId="3BD29AA7"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38" w:type="dxa"/>
          </w:tcPr>
          <w:p w14:paraId="1C887D7E" w14:textId="468E106E"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26" w:type="dxa"/>
          </w:tcPr>
          <w:p w14:paraId="3B4319AC" w14:textId="300D7A0F"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0</w:t>
            </w:r>
          </w:p>
        </w:tc>
        <w:tc>
          <w:tcPr>
            <w:tcW w:w="1849" w:type="dxa"/>
          </w:tcPr>
          <w:p w14:paraId="183CBF97" w14:textId="2AD0CC85"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6</w:t>
            </w:r>
          </w:p>
        </w:tc>
      </w:tr>
      <w:tr w:rsidR="00537C31" w14:paraId="19E6A2FF"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AF8DD11" w14:textId="1459CF4B" w:rsidR="00537C31" w:rsidRDefault="00537C31" w:rsidP="00055CEC">
            <w:pPr>
              <w:bidi/>
              <w:rPr>
                <w:rtl/>
                <w:lang w:bidi="he-IL"/>
              </w:rPr>
            </w:pPr>
            <w:r>
              <w:rPr>
                <w:rFonts w:hint="cs"/>
                <w:lang w:bidi="he-IL"/>
              </w:rPr>
              <w:t>C</w:t>
            </w:r>
          </w:p>
        </w:tc>
        <w:tc>
          <w:tcPr>
            <w:tcW w:w="1675" w:type="dxa"/>
          </w:tcPr>
          <w:p w14:paraId="62485E4C" w14:textId="1983D91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38" w:type="dxa"/>
          </w:tcPr>
          <w:p w14:paraId="58458A26" w14:textId="06F43956"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c>
          <w:tcPr>
            <w:tcW w:w="1826" w:type="dxa"/>
          </w:tcPr>
          <w:p w14:paraId="7ED1BDC0" w14:textId="10106958"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49" w:type="dxa"/>
          </w:tcPr>
          <w:p w14:paraId="4F6968CF" w14:textId="2F31E373"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3</w:t>
            </w:r>
          </w:p>
        </w:tc>
      </w:tr>
      <w:tr w:rsidR="00537C31" w14:paraId="07C9D465" w14:textId="77777777" w:rsidTr="00537C31">
        <w:tc>
          <w:tcPr>
            <w:cnfStyle w:val="001000000000" w:firstRow="0" w:lastRow="0" w:firstColumn="1" w:lastColumn="0" w:oddVBand="0" w:evenVBand="0" w:oddHBand="0" w:evenHBand="0" w:firstRowFirstColumn="0" w:firstRowLastColumn="0" w:lastRowFirstColumn="0" w:lastRowLastColumn="0"/>
            <w:tcW w:w="1827" w:type="dxa"/>
          </w:tcPr>
          <w:p w14:paraId="4007C34A" w14:textId="54723601" w:rsidR="00537C31" w:rsidRDefault="00537C31" w:rsidP="00055CEC">
            <w:pPr>
              <w:bidi/>
              <w:rPr>
                <w:rtl/>
                <w:lang w:bidi="he-IL"/>
              </w:rPr>
            </w:pPr>
            <w:r>
              <w:rPr>
                <w:rFonts w:hint="cs"/>
                <w:lang w:bidi="he-IL"/>
              </w:rPr>
              <w:t>A</w:t>
            </w:r>
          </w:p>
        </w:tc>
        <w:tc>
          <w:tcPr>
            <w:tcW w:w="1675" w:type="dxa"/>
          </w:tcPr>
          <w:p w14:paraId="4AFD6D3A" w14:textId="0ACB7EF8"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38" w:type="dxa"/>
          </w:tcPr>
          <w:p w14:paraId="04DBBFA2" w14:textId="0D568372"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2</w:t>
            </w:r>
          </w:p>
        </w:tc>
        <w:tc>
          <w:tcPr>
            <w:tcW w:w="1826" w:type="dxa"/>
          </w:tcPr>
          <w:p w14:paraId="7D5363D8" w14:textId="60A60AEA"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c>
          <w:tcPr>
            <w:tcW w:w="1849" w:type="dxa"/>
          </w:tcPr>
          <w:p w14:paraId="032A45F1" w14:textId="2A0F70CC" w:rsidR="00537C31" w:rsidRDefault="00537C31" w:rsidP="00055CEC">
            <w:pPr>
              <w:bidi/>
              <w:cnfStyle w:val="000000000000" w:firstRow="0" w:lastRow="0" w:firstColumn="0" w:lastColumn="0" w:oddVBand="0" w:evenVBand="0" w:oddHBand="0" w:evenHBand="0" w:firstRowFirstColumn="0" w:firstRowLastColumn="0" w:lastRowFirstColumn="0" w:lastRowLastColumn="0"/>
              <w:rPr>
                <w:rtl/>
                <w:lang w:bidi="he-IL"/>
              </w:rPr>
            </w:pPr>
            <w:r>
              <w:rPr>
                <w:rFonts w:hint="cs"/>
                <w:rtl/>
                <w:lang w:bidi="he-IL"/>
              </w:rPr>
              <w:t>1</w:t>
            </w:r>
          </w:p>
        </w:tc>
      </w:tr>
      <w:tr w:rsidR="00537C31" w14:paraId="3F0E0508" w14:textId="77777777" w:rsidTr="00537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4E5CFC1" w14:textId="3C8EA253" w:rsidR="00537C31" w:rsidRDefault="00537C31" w:rsidP="00055CEC">
            <w:pPr>
              <w:bidi/>
              <w:rPr>
                <w:rtl/>
                <w:lang w:bidi="he-IL"/>
              </w:rPr>
            </w:pPr>
            <w:r>
              <w:rPr>
                <w:rFonts w:hint="cs"/>
                <w:lang w:bidi="he-IL"/>
              </w:rPr>
              <w:t>B</w:t>
            </w:r>
          </w:p>
        </w:tc>
        <w:tc>
          <w:tcPr>
            <w:tcW w:w="1675" w:type="dxa"/>
          </w:tcPr>
          <w:p w14:paraId="72A1CB6D" w14:textId="722C8B84"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2</w:t>
            </w:r>
          </w:p>
        </w:tc>
        <w:tc>
          <w:tcPr>
            <w:tcW w:w="1838" w:type="dxa"/>
          </w:tcPr>
          <w:p w14:paraId="5F5FFE43" w14:textId="775428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1</w:t>
            </w:r>
          </w:p>
        </w:tc>
        <w:tc>
          <w:tcPr>
            <w:tcW w:w="1826" w:type="dxa"/>
          </w:tcPr>
          <w:p w14:paraId="00AA351F" w14:textId="5CFDAAD1"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4</w:t>
            </w:r>
          </w:p>
        </w:tc>
        <w:tc>
          <w:tcPr>
            <w:tcW w:w="1849" w:type="dxa"/>
          </w:tcPr>
          <w:p w14:paraId="1CC4A581" w14:textId="1BCD407A" w:rsidR="00537C31" w:rsidRDefault="00537C31" w:rsidP="00055CEC">
            <w:pPr>
              <w:bidi/>
              <w:cnfStyle w:val="000000100000" w:firstRow="0" w:lastRow="0" w:firstColumn="0" w:lastColumn="0" w:oddVBand="0" w:evenVBand="0" w:oddHBand="1" w:evenHBand="0" w:firstRowFirstColumn="0" w:firstRowLastColumn="0" w:lastRowFirstColumn="0" w:lastRowLastColumn="0"/>
              <w:rPr>
                <w:rtl/>
                <w:lang w:bidi="he-IL"/>
              </w:rPr>
            </w:pPr>
            <w:r>
              <w:rPr>
                <w:rFonts w:hint="cs"/>
                <w:rtl/>
                <w:lang w:bidi="he-IL"/>
              </w:rPr>
              <w:t>5</w:t>
            </w:r>
          </w:p>
        </w:tc>
      </w:tr>
    </w:tbl>
    <w:p w14:paraId="510ACE51" w14:textId="77777777" w:rsidR="00CF43AF" w:rsidRDefault="00CF43AF" w:rsidP="00537C31">
      <w:pPr>
        <w:pStyle w:val="Heading3"/>
        <w:bidi/>
        <w:rPr>
          <w:lang w:bidi="he-IL"/>
        </w:rPr>
      </w:pPr>
    </w:p>
    <w:p w14:paraId="2699CD1F" w14:textId="06D5CB61" w:rsidR="00CF43AF" w:rsidRDefault="00CF43AF" w:rsidP="00CF43AF">
      <w:pPr>
        <w:pStyle w:val="Heading3"/>
        <w:bidi/>
        <w:rPr>
          <w:lang w:bidi="he-IL"/>
        </w:rPr>
      </w:pPr>
      <w:r>
        <w:rPr>
          <w:lang w:bidi="he-IL"/>
        </w:rPr>
        <w:t>GPS</w:t>
      </w:r>
    </w:p>
    <w:p w14:paraId="56C2B63B" w14:textId="6AB03A9E" w:rsidR="00CF43AF" w:rsidRPr="0061059F" w:rsidRDefault="00EE7A82" w:rsidP="00EE7A82">
      <w:pPr>
        <w:bidi/>
        <w:rPr>
          <w:szCs w:val="22"/>
          <w:rtl/>
          <w:lang w:bidi="he-IL"/>
        </w:rPr>
      </w:pPr>
      <w:r w:rsidRPr="0061059F">
        <w:rPr>
          <w:b/>
          <w:bCs/>
          <w:szCs w:val="22"/>
          <w:u w:val="single"/>
          <w:lang w:bidi="he-IL"/>
        </w:rPr>
        <w:t>t=0</w:t>
      </w:r>
      <w:r w:rsidRPr="0061059F">
        <w:rPr>
          <w:rFonts w:hint="cs"/>
          <w:b/>
          <w:bCs/>
          <w:szCs w:val="22"/>
          <w:u w:val="single"/>
          <w:rtl/>
          <w:lang w:bidi="he-IL"/>
        </w:rPr>
        <w:t>:</w:t>
      </w:r>
      <w:r w:rsidRPr="0061059F">
        <w:rPr>
          <w:rFonts w:hint="cs"/>
          <w:szCs w:val="22"/>
          <w:rtl/>
          <w:lang w:bidi="he-IL"/>
        </w:rPr>
        <w:t xml:space="preserve"> שני חיבורים פעילים </w:t>
      </w:r>
      <w:r w:rsidRPr="0061059F">
        <w:rPr>
          <w:rFonts w:hint="cs"/>
          <w:szCs w:val="22"/>
          <w:lang w:bidi="he-IL"/>
        </w:rPr>
        <w:t>A</w:t>
      </w:r>
      <w:r w:rsidRPr="0061059F">
        <w:rPr>
          <w:rFonts w:hint="cs"/>
          <w:szCs w:val="22"/>
          <w:rtl/>
          <w:lang w:bidi="he-IL"/>
        </w:rPr>
        <w:t xml:space="preserve"> ו-</w:t>
      </w:r>
      <w:r w:rsidRPr="0061059F">
        <w:rPr>
          <w:rFonts w:hint="cs"/>
          <w:szCs w:val="22"/>
          <w:lang w:bidi="he-IL"/>
        </w:rPr>
        <w:t>B</w:t>
      </w:r>
      <w:r w:rsidRPr="0061059F">
        <w:rPr>
          <w:rFonts w:hint="cs"/>
          <w:szCs w:val="22"/>
          <w:rtl/>
          <w:lang w:bidi="he-IL"/>
        </w:rPr>
        <w:t>.</w:t>
      </w:r>
    </w:p>
    <w:p w14:paraId="42FCBDF7" w14:textId="01AAF79F"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Pr="0061059F">
        <w:rPr>
          <w:rFonts w:eastAsiaTheme="minorEastAsia" w:hint="cs"/>
          <w:szCs w:val="22"/>
          <w:rtl/>
          <w:lang w:bidi="he-IL"/>
        </w:rPr>
        <w:t xml:space="preserve"> בהתאמה.</w:t>
      </w:r>
    </w:p>
    <w:p w14:paraId="2A906AAD" w14:textId="77777777" w:rsidR="00E14283" w:rsidRPr="0061059F" w:rsidRDefault="00E14283" w:rsidP="00E14283">
      <w:pPr>
        <w:bidi/>
        <w:rPr>
          <w:rFonts w:eastAsiaTheme="minorEastAsia"/>
          <w:szCs w:val="22"/>
          <w:rtl/>
          <w:lang w:bidi="he-IL"/>
        </w:rPr>
      </w:pPr>
    </w:p>
    <w:p w14:paraId="406AB1FA" w14:textId="0356D6E0" w:rsidR="00EE7A82" w:rsidRPr="0061059F" w:rsidRDefault="00EE7A82" w:rsidP="00EE7A82">
      <w:pPr>
        <w:bidi/>
        <w:rPr>
          <w:szCs w:val="22"/>
          <w:rtl/>
          <w:lang w:bidi="he-IL"/>
        </w:rPr>
      </w:pPr>
      <w:r w:rsidRPr="0061059F">
        <w:rPr>
          <w:b/>
          <w:bCs/>
          <w:szCs w:val="22"/>
          <w:u w:val="single"/>
          <w:lang w:bidi="he-IL"/>
        </w:rPr>
        <w:t>t=1</w:t>
      </w:r>
      <w:r w:rsidRPr="0061059F">
        <w:rPr>
          <w:rFonts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450E2ED" w14:textId="16EA3D25"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Pr="0061059F">
        <w:rPr>
          <w:rFonts w:eastAsiaTheme="minorEastAsia" w:hint="cs"/>
          <w:szCs w:val="22"/>
          <w:rtl/>
          <w:lang w:bidi="he-IL"/>
        </w:rPr>
        <w:t>בהתאמה.</w:t>
      </w:r>
    </w:p>
    <w:p w14:paraId="1CBAF39A" w14:textId="77777777" w:rsidR="00E14283" w:rsidRPr="0061059F" w:rsidRDefault="00E14283" w:rsidP="00EE7A82">
      <w:pPr>
        <w:bidi/>
        <w:rPr>
          <w:rFonts w:eastAsiaTheme="minorEastAsia"/>
          <w:szCs w:val="22"/>
          <w:rtl/>
          <w:lang w:bidi="he-IL"/>
        </w:rPr>
      </w:pPr>
    </w:p>
    <w:p w14:paraId="33BC3A52" w14:textId="77777777" w:rsidR="00EE7A82" w:rsidRPr="0061059F" w:rsidRDefault="00EE7A82"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t=1</w:t>
      </w:r>
      <w:r w:rsidRPr="0061059F">
        <w:rPr>
          <w:rFonts w:eastAsiaTheme="minorEastAsia" w:hint="cs"/>
          <w:szCs w:val="22"/>
          <w:rtl/>
          <w:lang w:bidi="he-IL"/>
        </w:rPr>
        <w:t>:</w:t>
      </w:r>
    </w:p>
    <w:p w14:paraId="26F7B3E6" w14:textId="38861158" w:rsidR="00EE7A82" w:rsidRPr="0061059F" w:rsidRDefault="00EE7A82" w:rsidP="00EE7A82">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r w:rsidR="00E14283" w:rsidRPr="0061059F">
        <w:rPr>
          <w:rFonts w:eastAsiaTheme="minorEastAsia" w:hint="cs"/>
          <w:szCs w:val="22"/>
          <w:rtl/>
          <w:lang w:bidi="he-IL"/>
        </w:rPr>
        <w:t>.</w:t>
      </w:r>
    </w:p>
    <w:p w14:paraId="47CD996D" w14:textId="739E2CE1" w:rsidR="00EE7A82" w:rsidRPr="0061059F" w:rsidRDefault="00EE7A82"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00E14283"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2</m:t>
            </m:r>
          </m:den>
        </m:f>
      </m:oMath>
      <w:r w:rsidR="00E14283" w:rsidRPr="0061059F">
        <w:rPr>
          <w:rFonts w:eastAsiaTheme="minorEastAsia" w:hint="cs"/>
          <w:szCs w:val="22"/>
          <w:rtl/>
          <w:lang w:bidi="he-IL"/>
        </w:rPr>
        <w:t xml:space="preserve"> פקטה (מתוך 6)</w:t>
      </w:r>
    </w:p>
    <w:p w14:paraId="091D31A3" w14:textId="4B201CF5" w:rsidR="00EE7A82"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C</w:t>
      </w:r>
      <w:r w:rsidRPr="0061059F">
        <w:rPr>
          <w:rFonts w:eastAsiaTheme="minorEastAsia" w:hint="cs"/>
          <w:szCs w:val="22"/>
          <w:rtl/>
          <w:lang w:bidi="he-IL"/>
        </w:rPr>
        <w:t xml:space="preserve"> יסיים לשלוח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r>
          <w:rPr>
            <w:rFonts w:ascii="Cambria Math" w:hAnsi="Cambria Math"/>
            <w:szCs w:val="22"/>
            <w:lang w:bidi="he-IL"/>
          </w:rPr>
          <m:t xml:space="preserve"> </m:t>
        </m:r>
      </m:oMath>
      <w:r w:rsidRPr="0061059F">
        <w:rPr>
          <w:rFonts w:eastAsiaTheme="minorEastAsia" w:hint="cs"/>
          <w:szCs w:val="22"/>
          <w:rtl/>
          <w:lang w:bidi="he-IL"/>
        </w:rPr>
        <w:t xml:space="preserve"> פקטה (מתוך 3)</w:t>
      </w:r>
    </w:p>
    <w:p w14:paraId="3597CE7C" w14:textId="1632AAC1" w:rsidR="00EE7A82" w:rsidRPr="0061059F" w:rsidRDefault="00EE7A82" w:rsidP="00EE7A82">
      <w:pPr>
        <w:bidi/>
        <w:rPr>
          <w:szCs w:val="22"/>
          <w:rtl/>
          <w:lang w:bidi="he-IL"/>
        </w:rPr>
      </w:pPr>
      <w:r w:rsidRPr="0061059F">
        <w:rPr>
          <w:rFonts w:eastAsiaTheme="minorEastAsia"/>
          <w:b/>
          <w:bCs/>
          <w:szCs w:val="22"/>
          <w:u w:val="single"/>
          <w:lang w:bidi="he-IL"/>
        </w:rPr>
        <w:t>t=2</w:t>
      </w:r>
      <w:r w:rsidRPr="0061059F">
        <w:rPr>
          <w:rFonts w:eastAsiaTheme="minorEastAsia" w:hint="cs"/>
          <w:b/>
          <w:bCs/>
          <w:szCs w:val="22"/>
          <w:u w:val="single"/>
          <w:rtl/>
          <w:lang w:bidi="he-IL"/>
        </w:rPr>
        <w:t>:</w:t>
      </w:r>
      <w:r w:rsidRPr="0061059F">
        <w:rPr>
          <w:rFonts w:hint="cs"/>
          <w:szCs w:val="22"/>
          <w:rtl/>
          <w:lang w:bidi="he-IL"/>
        </w:rPr>
        <w:t xml:space="preserve"> שלושה חיבורים פעילים </w:t>
      </w:r>
      <w:proofErr w:type="gramStart"/>
      <w:r w:rsidRPr="0061059F">
        <w:rPr>
          <w:rFonts w:hint="cs"/>
          <w:szCs w:val="22"/>
          <w:lang w:bidi="he-IL"/>
        </w:rPr>
        <w:t>A</w:t>
      </w:r>
      <w:r w:rsidRPr="0061059F">
        <w:rPr>
          <w:rFonts w:hint="cs"/>
          <w:szCs w:val="22"/>
          <w:rtl/>
          <w:lang w:bidi="he-IL"/>
        </w:rPr>
        <w:t xml:space="preserve"> ,</w:t>
      </w:r>
      <w:proofErr w:type="gramEnd"/>
      <w:r w:rsidRPr="0061059F">
        <w:rPr>
          <w:rFonts w:hint="cs"/>
          <w:szCs w:val="22"/>
          <w:rtl/>
          <w:lang w:bidi="he-IL"/>
        </w:rPr>
        <w:t xml:space="preserve">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26E06205" w14:textId="333878A1" w:rsidR="00EE7A82" w:rsidRPr="0061059F" w:rsidRDefault="00EE7A82" w:rsidP="00974AE9">
      <w:pPr>
        <w:bidi/>
        <w:rPr>
          <w:rFonts w:eastAsiaTheme="minorEastAsia"/>
          <w:szCs w:val="22"/>
          <w:rtl/>
          <w:lang w:bidi="he-IL"/>
        </w:rPr>
      </w:pPr>
      <w:r w:rsidRPr="0061059F">
        <w:rPr>
          <w:rFonts w:hint="cs"/>
          <w:szCs w:val="22"/>
          <w:rtl/>
          <w:lang w:bidi="he-IL"/>
        </w:rPr>
        <w:t xml:space="preserve">לכן </w:t>
      </w:r>
      <w:r w:rsidR="00974AE9" w:rsidRPr="0061059F">
        <w:rPr>
          <w:rFonts w:hint="cs"/>
          <w:szCs w:val="22"/>
          <w:rtl/>
          <w:lang w:bidi="he-IL"/>
        </w:rPr>
        <w:t>קצ</w:t>
      </w:r>
      <w:r w:rsidR="00974AE9">
        <w:rPr>
          <w:rFonts w:hint="cs"/>
          <w:szCs w:val="22"/>
          <w:rtl/>
          <w:lang w:bidi="he-IL"/>
        </w:rPr>
        <w:t>ב</w:t>
      </w:r>
      <w:r w:rsidR="00974AE9" w:rsidRPr="0061059F">
        <w:rPr>
          <w:rFonts w:hint="cs"/>
          <w:szCs w:val="22"/>
          <w:rtl/>
          <w:lang w:bidi="he-IL"/>
        </w:rPr>
        <w:t xml:space="preserve"> </w:t>
      </w:r>
      <w:r w:rsidRPr="0061059F">
        <w:rPr>
          <w:rFonts w:hint="cs"/>
          <w:szCs w:val="22"/>
          <w:rtl/>
          <w:lang w:bidi="he-IL"/>
        </w:rPr>
        <w:t xml:space="preserve">השידור יהיה </w:t>
      </w:r>
      <m:oMath>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6</m:t>
            </m:r>
          </m:den>
        </m:f>
      </m:oMath>
      <w:r w:rsidRPr="0061059F">
        <w:rPr>
          <w:rFonts w:eastAsiaTheme="minorEastAsia" w:hint="cs"/>
          <w:szCs w:val="22"/>
          <w:rtl/>
          <w:lang w:bidi="he-IL"/>
        </w:rPr>
        <w:t xml:space="preserve"> ,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6</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6</m:t>
            </m:r>
          </m:den>
        </m:f>
      </m:oMath>
      <w:r w:rsidR="00E14283" w:rsidRPr="0061059F">
        <w:rPr>
          <w:rFonts w:eastAsiaTheme="minorEastAsia" w:hint="cs"/>
          <w:szCs w:val="22"/>
          <w:rtl/>
          <w:lang w:bidi="he-IL"/>
        </w:rPr>
        <w:t xml:space="preserve"> </w:t>
      </w:r>
      <w:r w:rsidRPr="0061059F">
        <w:rPr>
          <w:rFonts w:eastAsiaTheme="minorEastAsia" w:hint="cs"/>
          <w:szCs w:val="22"/>
          <w:rtl/>
          <w:lang w:bidi="he-IL"/>
        </w:rPr>
        <w:t>בהתאמה.</w:t>
      </w:r>
    </w:p>
    <w:p w14:paraId="30CD5E12" w14:textId="77777777" w:rsidR="00EE7A82" w:rsidRPr="0061059F" w:rsidRDefault="00EE7A82" w:rsidP="00EE7A82">
      <w:pPr>
        <w:bidi/>
        <w:rPr>
          <w:rFonts w:eastAsiaTheme="minorEastAsia"/>
          <w:szCs w:val="22"/>
          <w:u w:val="single"/>
          <w:rtl/>
          <w:lang w:bidi="he-IL"/>
        </w:rPr>
      </w:pPr>
    </w:p>
    <w:p w14:paraId="484FFF43" w14:textId="487850B5" w:rsidR="00E14283" w:rsidRPr="0061059F" w:rsidRDefault="00E14283" w:rsidP="00E14283">
      <w:pPr>
        <w:bidi/>
        <w:rPr>
          <w:rFonts w:eastAsiaTheme="minorEastAsia"/>
          <w:szCs w:val="22"/>
          <w:rtl/>
          <w:lang w:bidi="he-IL"/>
        </w:rPr>
      </w:pPr>
      <w:r w:rsidRPr="0061059F">
        <w:rPr>
          <w:rFonts w:eastAsiaTheme="minorEastAsia" w:hint="cs"/>
          <w:szCs w:val="22"/>
          <w:rtl/>
          <w:lang w:bidi="he-IL"/>
        </w:rPr>
        <w:t xml:space="preserve">(*) בסוף זמן </w:t>
      </w:r>
      <w:r w:rsidRPr="0061059F">
        <w:rPr>
          <w:rFonts w:eastAsiaTheme="minorEastAsia"/>
          <w:szCs w:val="22"/>
          <w:lang w:bidi="he-IL"/>
        </w:rPr>
        <w:t>t=4</w:t>
      </w:r>
      <w:r w:rsidRPr="0061059F">
        <w:rPr>
          <w:rFonts w:eastAsiaTheme="minorEastAsia" w:hint="cs"/>
          <w:szCs w:val="22"/>
          <w:rtl/>
          <w:lang w:bidi="he-IL"/>
        </w:rPr>
        <w:t>:</w:t>
      </w:r>
    </w:p>
    <w:p w14:paraId="40008A7A" w14:textId="3AEB0E7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A</w:t>
      </w:r>
      <w:r w:rsidRPr="0061059F">
        <w:rPr>
          <w:rFonts w:eastAsiaTheme="minorEastAsia" w:hint="cs"/>
          <w:szCs w:val="22"/>
          <w:rtl/>
          <w:lang w:bidi="he-IL"/>
        </w:rPr>
        <w:t xml:space="preserve"> יסיים לשלוח את הפקטה שלו.</w:t>
      </w:r>
    </w:p>
    <w:p w14:paraId="6FCD3BB1" w14:textId="236E6AA2" w:rsidR="00E14283" w:rsidRPr="0061059F" w:rsidRDefault="00E14283" w:rsidP="00E14283">
      <w:pPr>
        <w:bidi/>
        <w:ind w:firstLine="720"/>
        <w:rPr>
          <w:rFonts w:eastAsiaTheme="minorEastAsia"/>
          <w:szCs w:val="22"/>
          <w:rtl/>
          <w:lang w:bidi="he-IL"/>
        </w:rPr>
      </w:pPr>
      <w:r w:rsidRPr="0061059F">
        <w:rPr>
          <w:rFonts w:eastAsiaTheme="minorEastAsia" w:hint="cs"/>
          <w:szCs w:val="22"/>
          <w:rtl/>
          <w:lang w:bidi="he-IL"/>
        </w:rPr>
        <w:t xml:space="preserve"> </w:t>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oMath>
      <w:r w:rsidRPr="0061059F">
        <w:rPr>
          <w:rFonts w:eastAsiaTheme="minorEastAsia" w:hint="cs"/>
          <w:szCs w:val="22"/>
          <w:rtl/>
          <w:lang w:bidi="he-IL"/>
        </w:rPr>
        <w:t xml:space="preserve"> פקטה. (מתוך 6)</w:t>
      </w:r>
    </w:p>
    <w:p w14:paraId="01594AA4" w14:textId="63F00DA6" w:rsidR="00E14283" w:rsidRPr="0061059F" w:rsidRDefault="00E14283" w:rsidP="00E14283">
      <w:pPr>
        <w:bidi/>
        <w:ind w:firstLine="720"/>
        <w:rPr>
          <w:rFonts w:eastAsiaTheme="minorEastAsia"/>
          <w:szCs w:val="22"/>
          <w:rtl/>
          <w:lang w:bidi="he-IL"/>
        </w:rPr>
      </w:pPr>
      <w:proofErr w:type="gramStart"/>
      <w:r w:rsidRPr="0061059F">
        <w:rPr>
          <w:rFonts w:eastAsiaTheme="minorEastAsia" w:hint="cs"/>
          <w:szCs w:val="22"/>
          <w:lang w:bidi="he-IL"/>
        </w:rPr>
        <w:t>C</w:t>
      </w:r>
      <w:r w:rsidRPr="0061059F">
        <w:rPr>
          <w:rFonts w:eastAsiaTheme="minorEastAsia"/>
          <w:szCs w:val="22"/>
          <w:lang w:bidi="he-IL"/>
        </w:rPr>
        <w:t xml:space="preserve"> </w:t>
      </w:r>
      <w:r w:rsidRPr="0061059F">
        <w:rPr>
          <w:rFonts w:eastAsiaTheme="minorEastAsia" w:hint="cs"/>
          <w:szCs w:val="22"/>
          <w:rtl/>
          <w:lang w:bidi="he-IL"/>
        </w:rPr>
        <w:t xml:space="preserve"> יסיים</w:t>
      </w:r>
      <w:proofErr w:type="gramEnd"/>
      <w:r w:rsidRPr="0061059F">
        <w:rPr>
          <w:rFonts w:eastAsiaTheme="minorEastAsia" w:hint="cs"/>
          <w:szCs w:val="22"/>
          <w:rtl/>
          <w:lang w:bidi="he-IL"/>
        </w:rPr>
        <w:t xml:space="preserve"> לשלוח </w:t>
      </w:r>
      <m:oMath>
        <m:r>
          <w:rPr>
            <w:rFonts w:ascii="Cambria Math" w:eastAsiaTheme="minorEastAsia" w:hAnsi="Cambria Math"/>
            <w:szCs w:val="22"/>
            <w:lang w:bidi="he-IL"/>
          </w:rPr>
          <m:t>2</m:t>
        </m:r>
      </m:oMath>
      <w:r w:rsidRPr="0061059F">
        <w:rPr>
          <w:rFonts w:eastAsiaTheme="minorEastAsia" w:hint="cs"/>
          <w:szCs w:val="22"/>
          <w:rtl/>
          <w:lang w:bidi="he-IL"/>
        </w:rPr>
        <w:t xml:space="preserve"> פקטה. (מתוך 3)</w:t>
      </w:r>
    </w:p>
    <w:p w14:paraId="2CF4B8D9" w14:textId="1CA2EE88" w:rsidR="00EE7A82" w:rsidRPr="0061059F" w:rsidRDefault="00E14283" w:rsidP="00E14283">
      <w:pPr>
        <w:bidi/>
        <w:rPr>
          <w:rFonts w:eastAsiaTheme="minorEastAsia"/>
          <w:szCs w:val="22"/>
          <w:u w:val="single"/>
          <w:rtl/>
          <w:lang w:bidi="he-IL"/>
        </w:rPr>
      </w:pPr>
      <w:r w:rsidRPr="0061059F">
        <w:rPr>
          <w:rFonts w:eastAsiaTheme="minorEastAsia"/>
          <w:b/>
          <w:bCs/>
          <w:szCs w:val="22"/>
          <w:u w:val="single"/>
          <w:lang w:bidi="he-IL"/>
        </w:rPr>
        <w:t>t=5</w:t>
      </w:r>
      <w:r w:rsidRPr="0061059F">
        <w:rPr>
          <w:rFonts w:eastAsiaTheme="minorEastAsia" w:hint="cs"/>
          <w:b/>
          <w:bCs/>
          <w:szCs w:val="22"/>
          <w:u w:val="single"/>
          <w:rtl/>
          <w:lang w:bidi="he-IL"/>
        </w:rPr>
        <w:t>:</w:t>
      </w:r>
      <w:r w:rsidRPr="0061059F">
        <w:rPr>
          <w:rFonts w:hint="cs"/>
          <w:b/>
          <w:bCs/>
          <w:szCs w:val="22"/>
          <w:rtl/>
          <w:lang w:bidi="he-IL"/>
        </w:rPr>
        <w:t xml:space="preserve"> </w:t>
      </w:r>
      <w:r w:rsidRPr="0061059F">
        <w:rPr>
          <w:rFonts w:hint="cs"/>
          <w:szCs w:val="22"/>
          <w:rtl/>
          <w:lang w:bidi="he-IL"/>
        </w:rPr>
        <w:t xml:space="preserve">שני חיבורים פעילים </w:t>
      </w:r>
      <w:r w:rsidRPr="0061059F">
        <w:rPr>
          <w:rFonts w:hint="cs"/>
          <w:szCs w:val="22"/>
          <w:lang w:bidi="he-IL"/>
        </w:rPr>
        <w:t>B</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w:t>
      </w:r>
    </w:p>
    <w:p w14:paraId="41D17C86" w14:textId="18788E36" w:rsidR="00E14283" w:rsidRPr="0061059F" w:rsidRDefault="00E14283" w:rsidP="0099157A">
      <w:pPr>
        <w:bidi/>
        <w:rPr>
          <w:rFonts w:eastAsiaTheme="minorEastAsia"/>
          <w:szCs w:val="22"/>
          <w:rtl/>
          <w:lang w:bidi="he-IL"/>
        </w:rPr>
      </w:pPr>
      <w:r w:rsidRPr="0061059F">
        <w:rPr>
          <w:rFonts w:hint="cs"/>
          <w:szCs w:val="22"/>
          <w:rtl/>
          <w:lang w:bidi="he-IL"/>
        </w:rPr>
        <w:t xml:space="preserve">לכן </w:t>
      </w:r>
      <w:r w:rsidR="0099157A" w:rsidRPr="0061059F">
        <w:rPr>
          <w:rFonts w:hint="cs"/>
          <w:szCs w:val="22"/>
          <w:rtl/>
          <w:lang w:bidi="he-IL"/>
        </w:rPr>
        <w:t>קצ</w:t>
      </w:r>
      <w:r w:rsidR="0099157A">
        <w:rPr>
          <w:rFonts w:hint="cs"/>
          <w:szCs w:val="22"/>
          <w:rtl/>
          <w:lang w:bidi="he-IL"/>
        </w:rPr>
        <w:t>ב</w:t>
      </w:r>
      <w:r w:rsidR="0099157A" w:rsidRPr="0061059F">
        <w:rPr>
          <w:rFonts w:hint="cs"/>
          <w:szCs w:val="22"/>
          <w:rtl/>
          <w:lang w:bidi="he-IL"/>
        </w:rPr>
        <w:t xml:space="preserve"> </w:t>
      </w:r>
      <w:r w:rsidRPr="0061059F">
        <w:rPr>
          <w:rFonts w:hint="cs"/>
          <w:szCs w:val="22"/>
          <w:rtl/>
          <w:lang w:bidi="he-IL"/>
        </w:rPr>
        <w:t xml:space="preserve">השידור יהיה </w:t>
      </w:r>
      <w:r w:rsidRPr="0061059F">
        <w:rPr>
          <w:rFonts w:eastAsiaTheme="minorEastAsia" w:hint="cs"/>
          <w:szCs w:val="22"/>
          <w:rtl/>
          <w:lang w:bidi="he-IL"/>
        </w:rPr>
        <w:t xml:space="preserve"> </w:t>
      </w:r>
      <m:oMath>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4</m:t>
            </m:r>
          </m:den>
        </m:f>
      </m:oMath>
      <w:r w:rsidRPr="0061059F">
        <w:rPr>
          <w:rFonts w:eastAsiaTheme="minorEastAsia" w:hint="cs"/>
          <w:szCs w:val="22"/>
          <w:rtl/>
          <w:lang w:bidi="he-IL"/>
        </w:rPr>
        <w:t xml:space="preserve"> ו </w:t>
      </w:r>
      <m:oMath>
        <m:f>
          <m:fPr>
            <m:ctrlPr>
              <w:rPr>
                <w:rFonts w:ascii="Cambria Math" w:hAnsi="Cambria Math"/>
                <w:i/>
                <w:szCs w:val="22"/>
                <w:lang w:bidi="he-IL"/>
              </w:rPr>
            </m:ctrlPr>
          </m:fPr>
          <m:num>
            <m:r>
              <w:rPr>
                <w:rFonts w:ascii="Cambria Math" w:hAnsi="Cambria Math"/>
                <w:szCs w:val="22"/>
                <w:lang w:bidi="he-IL"/>
              </w:rPr>
              <m:t>3</m:t>
            </m:r>
          </m:num>
          <m:den>
            <m:r>
              <w:rPr>
                <w:rFonts w:ascii="Cambria Math" w:hAnsi="Cambria Math"/>
                <w:szCs w:val="22"/>
                <w:lang w:bidi="he-IL"/>
              </w:rPr>
              <m:t>4</m:t>
            </m:r>
          </m:den>
        </m:f>
      </m:oMath>
      <w:r w:rsidRPr="0061059F">
        <w:rPr>
          <w:rFonts w:eastAsiaTheme="minorEastAsia" w:hint="cs"/>
          <w:szCs w:val="22"/>
          <w:rtl/>
          <w:lang w:bidi="he-IL"/>
        </w:rPr>
        <w:t xml:space="preserve"> בהתאמה.</w:t>
      </w:r>
    </w:p>
    <w:p w14:paraId="4BEAAB0C" w14:textId="77777777" w:rsidR="00E14283" w:rsidRPr="0061059F" w:rsidRDefault="00E14283" w:rsidP="00E14283">
      <w:pPr>
        <w:bidi/>
        <w:rPr>
          <w:rFonts w:eastAsiaTheme="minorEastAsia"/>
          <w:szCs w:val="22"/>
          <w:rtl/>
          <w:lang w:bidi="he-IL"/>
        </w:rPr>
      </w:pPr>
    </w:p>
    <w:p w14:paraId="0B8D1295" w14:textId="0043EEA6" w:rsidR="00E14283" w:rsidRPr="0061059F" w:rsidRDefault="00E46BD5" w:rsidP="00E46BD5">
      <w:pPr>
        <w:bidi/>
        <w:rPr>
          <w:rFonts w:eastAsiaTheme="minorEastAsia"/>
          <w:b/>
          <w:bCs/>
          <w:szCs w:val="22"/>
          <w:rtl/>
          <w:lang w:bidi="he-IL"/>
        </w:rPr>
      </w:pPr>
      <w:r w:rsidRPr="0061059F">
        <w:rPr>
          <w:rFonts w:eastAsiaTheme="minorEastAsia"/>
          <w:b/>
          <w:bCs/>
          <w:szCs w:val="22"/>
          <w:lang w:bidi="he-IL"/>
        </w:rPr>
        <w:t>t=6</w:t>
      </w:r>
      <m:oMath>
        <m:r>
          <m:rPr>
            <m:sty m:val="bi"/>
          </m:rPr>
          <w:rPr>
            <w:rFonts w:ascii="Cambria Math" w:eastAsiaTheme="minorEastAsia" w:hAnsi="Cambria Math"/>
            <w:szCs w:val="22"/>
            <w:lang w:bidi="he-IL"/>
          </w:rPr>
          <m:t xml:space="preserve"> </m:t>
        </m:r>
        <m:f>
          <m:fPr>
            <m:ctrlPr>
              <w:rPr>
                <w:rFonts w:ascii="Cambria Math" w:hAnsi="Cambria Math"/>
                <w:b/>
                <w:bCs/>
                <w:i/>
                <w:szCs w:val="22"/>
                <w:lang w:bidi="he-IL"/>
              </w:rPr>
            </m:ctrlPr>
          </m:fPr>
          <m:num>
            <m:r>
              <m:rPr>
                <m:sty m:val="bi"/>
              </m:rPr>
              <w:rPr>
                <w:rFonts w:ascii="Cambria Math" w:hAnsi="Cambria Math"/>
                <w:szCs w:val="22"/>
                <w:lang w:bidi="he-IL"/>
              </w:rPr>
              <m:t>1</m:t>
            </m:r>
          </m:num>
          <m:den>
            <m:r>
              <m:rPr>
                <m:sty m:val="bi"/>
              </m:rPr>
              <w:rPr>
                <w:rFonts w:ascii="Cambria Math" w:hAnsi="Cambria Math"/>
                <w:szCs w:val="22"/>
                <w:lang w:bidi="he-IL"/>
              </w:rPr>
              <m:t>3</m:t>
            </m:r>
          </m:den>
        </m:f>
      </m:oMath>
      <w:r w:rsidRPr="0061059F">
        <w:rPr>
          <w:rFonts w:eastAsiaTheme="minorEastAsia" w:hint="cs"/>
          <w:b/>
          <w:bCs/>
          <w:szCs w:val="22"/>
          <w:rtl/>
          <w:lang w:bidi="he-IL"/>
        </w:rPr>
        <w:t>:</w:t>
      </w:r>
    </w:p>
    <w:p w14:paraId="5492C9DD" w14:textId="49270403" w:rsidR="00E14283" w:rsidRPr="0061059F" w:rsidRDefault="00E14283" w:rsidP="00E46BD5">
      <w:pPr>
        <w:bidi/>
        <w:rPr>
          <w:rFonts w:eastAsiaTheme="minorEastAsia"/>
          <w:szCs w:val="22"/>
          <w:rtl/>
          <w:lang w:bidi="he-IL"/>
        </w:rPr>
      </w:pPr>
      <w:r w:rsidRPr="0061059F">
        <w:rPr>
          <w:rFonts w:eastAsiaTheme="minorEastAsia"/>
          <w:szCs w:val="22"/>
          <w:lang w:bidi="he-IL"/>
        </w:rPr>
        <w:tab/>
        <w:t>C</w:t>
      </w:r>
      <w:r w:rsidRPr="0061059F">
        <w:rPr>
          <w:rFonts w:eastAsiaTheme="minorEastAsia" w:hint="cs"/>
          <w:szCs w:val="22"/>
          <w:rtl/>
          <w:lang w:bidi="he-IL"/>
        </w:rPr>
        <w:t xml:space="preserve"> יסיים לשלוח את הפקטה.</w:t>
      </w:r>
    </w:p>
    <w:p w14:paraId="4067A65B" w14:textId="51AAEF7D" w:rsidR="00E14283" w:rsidRPr="0061059F" w:rsidRDefault="00E14283" w:rsidP="00E46BD5">
      <w:pPr>
        <w:bidi/>
        <w:rPr>
          <w:rFonts w:eastAsiaTheme="minorEastAsia"/>
          <w:szCs w:val="22"/>
          <w:rtl/>
          <w:lang w:bidi="he-IL"/>
        </w:rPr>
      </w:pPr>
      <w:r w:rsidRPr="0061059F">
        <w:rPr>
          <w:rFonts w:eastAsiaTheme="minorEastAsia"/>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יסיים לשלוח </w:t>
      </w:r>
      <m:oMath>
        <m:r>
          <w:rPr>
            <w:rFonts w:ascii="Cambria Math" w:hAnsi="Cambria Math"/>
            <w:szCs w:val="22"/>
            <w:lang w:bidi="he-IL"/>
          </w:rPr>
          <m:t>1</m:t>
        </m:r>
        <m:f>
          <m:fPr>
            <m:ctrlPr>
              <w:rPr>
                <w:rFonts w:ascii="Cambria Math" w:hAnsi="Cambria Math"/>
                <w:i/>
                <w:szCs w:val="22"/>
                <w:lang w:bidi="he-IL"/>
              </w:rPr>
            </m:ctrlPr>
          </m:fPr>
          <m:num>
            <m:r>
              <w:rPr>
                <w:rFonts w:ascii="Cambria Math" w:hAnsi="Cambria Math"/>
                <w:szCs w:val="22"/>
                <w:lang w:bidi="he-IL"/>
              </w:rPr>
              <m:t>1</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 xml:space="preserve"> פקטה. (מתוך 6)</w:t>
      </w:r>
    </w:p>
    <w:p w14:paraId="62953494" w14:textId="696B62D3" w:rsidR="00E14283" w:rsidRPr="0061059F" w:rsidRDefault="00E46BD5" w:rsidP="00E14283">
      <w:pPr>
        <w:bidi/>
        <w:rPr>
          <w:rFonts w:eastAsiaTheme="minorEastAsia"/>
          <w:szCs w:val="22"/>
          <w:rtl/>
          <w:lang w:bidi="he-IL"/>
        </w:rPr>
      </w:pPr>
      <w:r w:rsidRPr="0061059F">
        <w:rPr>
          <w:rFonts w:eastAsiaTheme="minorEastAsia" w:hint="cs"/>
          <w:szCs w:val="22"/>
          <w:rtl/>
          <w:lang w:bidi="he-IL"/>
        </w:rPr>
        <w:t xml:space="preserve">כעת יש </w:t>
      </w:r>
      <w:r w:rsidR="00E14283" w:rsidRPr="0061059F">
        <w:rPr>
          <w:rFonts w:eastAsiaTheme="minorEastAsia" w:hint="cs"/>
          <w:szCs w:val="22"/>
          <w:rtl/>
          <w:lang w:bidi="he-IL"/>
        </w:rPr>
        <w:t xml:space="preserve">חיבור פעיל אחד, </w:t>
      </w:r>
      <w:r w:rsidR="00E14283" w:rsidRPr="0061059F">
        <w:rPr>
          <w:rFonts w:eastAsiaTheme="minorEastAsia" w:hint="cs"/>
          <w:szCs w:val="22"/>
          <w:lang w:bidi="he-IL"/>
        </w:rPr>
        <w:t>B</w:t>
      </w:r>
      <w:r w:rsidR="00E14283" w:rsidRPr="0061059F">
        <w:rPr>
          <w:rFonts w:eastAsiaTheme="minorEastAsia" w:hint="cs"/>
          <w:szCs w:val="22"/>
          <w:rtl/>
          <w:lang w:bidi="he-IL"/>
        </w:rPr>
        <w:t>.</w:t>
      </w:r>
    </w:p>
    <w:p w14:paraId="58064961" w14:textId="11FB15EE" w:rsidR="00E14283" w:rsidRPr="0061059F" w:rsidRDefault="00E14283" w:rsidP="00E14283">
      <w:pPr>
        <w:bidi/>
        <w:rPr>
          <w:rFonts w:eastAsiaTheme="minorEastAsia"/>
          <w:szCs w:val="22"/>
          <w:rtl/>
          <w:lang w:bidi="he-IL"/>
        </w:rPr>
      </w:pPr>
      <w:r w:rsidRPr="0061059F">
        <w:rPr>
          <w:rFonts w:eastAsiaTheme="minorEastAsia" w:hint="cs"/>
          <w:szCs w:val="22"/>
          <w:rtl/>
          <w:lang w:bidi="he-IL"/>
        </w:rPr>
        <w:t>לכן קצב השליחה הוא 1.</w:t>
      </w:r>
    </w:p>
    <w:p w14:paraId="79AD8CAF" w14:textId="77777777" w:rsidR="00E14283" w:rsidRPr="0061059F" w:rsidRDefault="00E14283" w:rsidP="00E14283">
      <w:pPr>
        <w:bidi/>
        <w:rPr>
          <w:rFonts w:eastAsiaTheme="minorEastAsia"/>
          <w:szCs w:val="22"/>
          <w:rtl/>
          <w:lang w:bidi="he-IL"/>
        </w:rPr>
      </w:pPr>
    </w:p>
    <w:p w14:paraId="688504C7" w14:textId="4458BD0B" w:rsidR="00E14283" w:rsidRPr="0061059F" w:rsidRDefault="00E14283" w:rsidP="00E46BD5">
      <w:pPr>
        <w:bidi/>
        <w:rPr>
          <w:rFonts w:eastAsiaTheme="minorEastAsia"/>
          <w:b/>
          <w:bCs/>
          <w:szCs w:val="22"/>
          <w:u w:val="single"/>
          <w:lang w:bidi="he-IL"/>
        </w:rPr>
      </w:pPr>
      <w:r w:rsidRPr="0061059F">
        <w:rPr>
          <w:rFonts w:eastAsiaTheme="minorEastAsia"/>
          <w:b/>
          <w:bCs/>
          <w:szCs w:val="22"/>
          <w:u w:val="single"/>
          <w:lang w:bidi="he-IL"/>
        </w:rPr>
        <w:t>t=</w:t>
      </w:r>
      <w:r w:rsidR="00E46BD5" w:rsidRPr="0061059F">
        <w:rPr>
          <w:rFonts w:eastAsiaTheme="minorEastAsia"/>
          <w:b/>
          <w:bCs/>
          <w:szCs w:val="22"/>
          <w:u w:val="single"/>
          <w:lang w:bidi="he-IL"/>
        </w:rPr>
        <w:t>11</w:t>
      </w:r>
    </w:p>
    <w:p w14:paraId="3E4BD719" w14:textId="3012B4D7" w:rsidR="00E14283" w:rsidRPr="0061059F" w:rsidRDefault="00E14283" w:rsidP="004D2F22">
      <w:pPr>
        <w:bidi/>
        <w:rPr>
          <w:rFonts w:eastAsiaTheme="minorEastAsia"/>
          <w:szCs w:val="22"/>
          <w:rtl/>
          <w:lang w:bidi="he-IL"/>
        </w:rPr>
      </w:pPr>
      <w:r w:rsidRPr="0061059F">
        <w:rPr>
          <w:rFonts w:eastAsiaTheme="minorEastAsia"/>
          <w:b/>
          <w:bCs/>
          <w:szCs w:val="22"/>
          <w:rtl/>
          <w:lang w:bidi="he-IL"/>
        </w:rPr>
        <w:tab/>
      </w:r>
      <w:r w:rsidRPr="0061059F">
        <w:rPr>
          <w:rFonts w:eastAsiaTheme="minorEastAsia" w:hint="cs"/>
          <w:szCs w:val="22"/>
          <w:lang w:bidi="he-IL"/>
        </w:rPr>
        <w:t>B</w:t>
      </w:r>
      <w:r w:rsidRPr="0061059F">
        <w:rPr>
          <w:rFonts w:eastAsiaTheme="minorEastAsia" w:hint="cs"/>
          <w:szCs w:val="22"/>
          <w:rtl/>
          <w:lang w:bidi="he-IL"/>
        </w:rPr>
        <w:t xml:space="preserve"> יסי</w:t>
      </w:r>
      <w:r w:rsidR="00381229">
        <w:rPr>
          <w:rFonts w:eastAsiaTheme="minorEastAsia" w:hint="cs"/>
          <w:szCs w:val="22"/>
          <w:rtl/>
          <w:lang w:bidi="he-IL"/>
        </w:rPr>
        <w:t>י</w:t>
      </w:r>
      <w:r w:rsidRPr="0061059F">
        <w:rPr>
          <w:rFonts w:eastAsiaTheme="minorEastAsia" w:hint="cs"/>
          <w:szCs w:val="22"/>
          <w:rtl/>
          <w:lang w:bidi="he-IL"/>
        </w:rPr>
        <w:t>ם לשלוח את ה-</w:t>
      </w:r>
      <m:oMath>
        <m:r>
          <w:rPr>
            <w:rFonts w:ascii="Cambria Math" w:hAnsi="Cambria Math"/>
            <w:szCs w:val="22"/>
            <w:lang w:bidi="he-IL"/>
          </w:rPr>
          <m:t>4</m:t>
        </m:r>
        <m:f>
          <m:fPr>
            <m:ctrlPr>
              <w:rPr>
                <w:rFonts w:ascii="Cambria Math" w:hAnsi="Cambria Math"/>
                <w:i/>
                <w:szCs w:val="22"/>
                <w:lang w:bidi="he-IL"/>
              </w:rPr>
            </m:ctrlPr>
          </m:fPr>
          <m:num>
            <m:r>
              <w:rPr>
                <w:rFonts w:ascii="Cambria Math" w:hAnsi="Cambria Math"/>
                <w:szCs w:val="22"/>
                <w:lang w:bidi="he-IL"/>
              </w:rPr>
              <m:t>2</m:t>
            </m:r>
          </m:num>
          <m:den>
            <m:r>
              <w:rPr>
                <w:rFonts w:ascii="Cambria Math" w:hAnsi="Cambria Math"/>
                <w:szCs w:val="22"/>
                <w:lang w:bidi="he-IL"/>
              </w:rPr>
              <m:t>3</m:t>
            </m:r>
          </m:den>
        </m:f>
      </m:oMath>
      <w:r w:rsidR="00E46BD5" w:rsidRPr="0061059F">
        <w:rPr>
          <w:rFonts w:eastAsiaTheme="minorEastAsia" w:hint="cs"/>
          <w:szCs w:val="22"/>
          <w:rtl/>
          <w:lang w:bidi="he-IL"/>
        </w:rPr>
        <w:t xml:space="preserve">  </w:t>
      </w:r>
      <w:r w:rsidRPr="0061059F">
        <w:rPr>
          <w:rFonts w:eastAsiaTheme="minorEastAsia" w:hint="cs"/>
          <w:szCs w:val="22"/>
          <w:rtl/>
          <w:lang w:bidi="he-IL"/>
        </w:rPr>
        <w:t>פקטה הנותרים שלו.</w:t>
      </w:r>
    </w:p>
    <w:p w14:paraId="2981A27A" w14:textId="0F91BE09" w:rsidR="00E14283" w:rsidRPr="0061059F" w:rsidRDefault="00E46BD5" w:rsidP="00E14283">
      <w:pPr>
        <w:bidi/>
        <w:rPr>
          <w:rFonts w:eastAsiaTheme="minorEastAsia"/>
          <w:szCs w:val="22"/>
          <w:rtl/>
          <w:lang w:bidi="he-IL"/>
        </w:rPr>
      </w:pPr>
      <w:r w:rsidRPr="0061059F">
        <w:rPr>
          <w:rFonts w:eastAsiaTheme="minorEastAsia" w:hint="cs"/>
          <w:szCs w:val="22"/>
          <w:rtl/>
          <w:lang w:bidi="he-IL"/>
        </w:rPr>
        <w:t>אך מחכה עוד פקטה בגודל 5 ב-</w:t>
      </w:r>
      <w:r w:rsidRPr="0061059F">
        <w:rPr>
          <w:rFonts w:eastAsiaTheme="minorEastAsia" w:hint="cs"/>
          <w:szCs w:val="22"/>
          <w:lang w:bidi="he-IL"/>
        </w:rPr>
        <w:t>B</w:t>
      </w:r>
      <w:r w:rsidRPr="0061059F">
        <w:rPr>
          <w:rFonts w:eastAsiaTheme="minorEastAsia" w:hint="cs"/>
          <w:szCs w:val="22"/>
          <w:rtl/>
          <w:lang w:bidi="he-IL"/>
        </w:rPr>
        <w:t>.</w:t>
      </w:r>
    </w:p>
    <w:p w14:paraId="4D535E64" w14:textId="61844561" w:rsidR="00E14283" w:rsidRPr="0061059F" w:rsidRDefault="00E14283" w:rsidP="00E14283">
      <w:pPr>
        <w:bidi/>
        <w:rPr>
          <w:rFonts w:eastAsiaTheme="minorEastAsia"/>
          <w:szCs w:val="22"/>
          <w:rtl/>
          <w:lang w:bidi="he-IL"/>
        </w:rPr>
      </w:pPr>
      <w:r w:rsidRPr="0061059F">
        <w:rPr>
          <w:rFonts w:eastAsiaTheme="minorEastAsia" w:hint="cs"/>
          <w:szCs w:val="22"/>
          <w:rtl/>
          <w:lang w:bidi="he-IL"/>
        </w:rPr>
        <w:t>הוא החיבור הפעיל היחידי, לכן קצב השליחה שלו הוא 1.</w:t>
      </w:r>
    </w:p>
    <w:p w14:paraId="2A668B88" w14:textId="77777777" w:rsidR="00E14283" w:rsidRPr="0061059F" w:rsidRDefault="00E14283" w:rsidP="00E14283">
      <w:pPr>
        <w:bidi/>
        <w:rPr>
          <w:rFonts w:eastAsiaTheme="minorEastAsia"/>
          <w:szCs w:val="22"/>
          <w:lang w:bidi="he-IL"/>
        </w:rPr>
      </w:pPr>
    </w:p>
    <w:p w14:paraId="16FBEC5B" w14:textId="48220F53" w:rsidR="00E14283" w:rsidRPr="0061059F" w:rsidRDefault="00E14283" w:rsidP="00E46BD5">
      <w:pPr>
        <w:bidi/>
        <w:rPr>
          <w:rFonts w:eastAsiaTheme="minorEastAsia"/>
          <w:b/>
          <w:bCs/>
          <w:szCs w:val="22"/>
          <w:u w:val="single"/>
          <w:rtl/>
          <w:lang w:bidi="he-IL"/>
        </w:rPr>
      </w:pPr>
      <w:r w:rsidRPr="0061059F">
        <w:rPr>
          <w:rFonts w:eastAsiaTheme="minorEastAsia"/>
          <w:b/>
          <w:bCs/>
          <w:szCs w:val="22"/>
          <w:u w:val="single"/>
          <w:lang w:bidi="he-IL"/>
        </w:rPr>
        <w:t>t=1</w:t>
      </w:r>
      <w:r w:rsidR="00E46BD5" w:rsidRPr="0061059F">
        <w:rPr>
          <w:rFonts w:eastAsiaTheme="minorEastAsia"/>
          <w:b/>
          <w:bCs/>
          <w:szCs w:val="22"/>
          <w:u w:val="single"/>
          <w:lang w:bidi="he-IL"/>
        </w:rPr>
        <w:t>6</w:t>
      </w:r>
    </w:p>
    <w:p w14:paraId="5A13E93C" w14:textId="49F26165" w:rsidR="00E14283" w:rsidRPr="0061059F" w:rsidRDefault="00E14283" w:rsidP="00E14283">
      <w:pPr>
        <w:bidi/>
        <w:rPr>
          <w:rFonts w:eastAsiaTheme="minorEastAsia"/>
          <w:szCs w:val="22"/>
          <w:rtl/>
          <w:lang w:bidi="he-IL"/>
        </w:rPr>
      </w:pPr>
      <w:r w:rsidRPr="0061059F">
        <w:rPr>
          <w:rFonts w:eastAsiaTheme="minorEastAsia" w:hint="cs"/>
          <w:szCs w:val="22"/>
          <w:rtl/>
          <w:lang w:bidi="he-IL"/>
        </w:rPr>
        <w:t>סיימנו לשלוח את הפקטה מ</w:t>
      </w:r>
      <w:r w:rsidRPr="0061059F">
        <w:rPr>
          <w:rFonts w:eastAsiaTheme="minorEastAsia" w:hint="cs"/>
          <w:szCs w:val="22"/>
          <w:lang w:bidi="he-IL"/>
        </w:rPr>
        <w:t>B</w:t>
      </w:r>
      <w:r w:rsidRPr="0061059F">
        <w:rPr>
          <w:rFonts w:eastAsiaTheme="minorEastAsia" w:hint="cs"/>
          <w:szCs w:val="22"/>
          <w:rtl/>
          <w:lang w:bidi="he-IL"/>
        </w:rPr>
        <w:t>.</w:t>
      </w:r>
    </w:p>
    <w:p w14:paraId="755EF3FA" w14:textId="4137441E" w:rsidR="00CF43AF" w:rsidRPr="0061059F" w:rsidRDefault="00E14283" w:rsidP="00654CE2">
      <w:pPr>
        <w:bidi/>
        <w:rPr>
          <w:rFonts w:eastAsiaTheme="minorEastAsia"/>
          <w:szCs w:val="22"/>
          <w:lang w:bidi="he-IL"/>
        </w:rPr>
      </w:pPr>
      <w:r w:rsidRPr="0061059F">
        <w:rPr>
          <w:rFonts w:eastAsiaTheme="minorEastAsia" w:hint="cs"/>
          <w:szCs w:val="22"/>
          <w:rtl/>
          <w:lang w:bidi="he-IL"/>
        </w:rPr>
        <w:t>השלמנו את שליחת כל הפקטות.</w:t>
      </w:r>
    </w:p>
    <w:p w14:paraId="485EEF69" w14:textId="3DFBE7DF" w:rsidR="00537C31" w:rsidRDefault="00CF43AF" w:rsidP="00CF43AF">
      <w:pPr>
        <w:pStyle w:val="Heading3"/>
        <w:bidi/>
        <w:rPr>
          <w:lang w:bidi="he-IL"/>
        </w:rPr>
      </w:pPr>
      <w:r>
        <w:rPr>
          <w:lang w:bidi="he-IL"/>
        </w:rPr>
        <w:lastRenderedPageBreak/>
        <w:t>WFQ</w:t>
      </w:r>
    </w:p>
    <w:p w14:paraId="4C726559" w14:textId="7AA65714" w:rsidR="00537C31" w:rsidRPr="00537C31"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2</m:t>
              </m:r>
            </m:den>
          </m:f>
        </m:oMath>
      </m:oMathPara>
    </w:p>
    <w:p w14:paraId="1B879F0F" w14:textId="675E2BF9" w:rsidR="00537C31" w:rsidRPr="00E06D64" w:rsidRDefault="00F11BC9" w:rsidP="00537C31">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6</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6</m:t>
          </m:r>
        </m:oMath>
      </m:oMathPara>
    </w:p>
    <w:p w14:paraId="1C9B937A" w14:textId="77777777" w:rsidR="00E06D64" w:rsidRDefault="00E06D64" w:rsidP="00537C31">
      <w:pPr>
        <w:rPr>
          <w:rFonts w:eastAsiaTheme="minorEastAsia"/>
          <w:rtl/>
          <w:lang w:bidi="he-IL"/>
        </w:rPr>
      </w:pPr>
    </w:p>
    <w:p w14:paraId="55A48067" w14:textId="13D8F6D0" w:rsidR="00537C31" w:rsidRPr="00537C31" w:rsidRDefault="00CF43AF" w:rsidP="00EE7A82">
      <w:pPr>
        <w:rPr>
          <w:rFonts w:eastAsiaTheme="minorEastAsia"/>
          <w:u w:val="single"/>
          <w:lang w:bidi="he-IL"/>
        </w:rPr>
      </w:pPr>
      <m:oMathPara>
        <m:oMathParaPr>
          <m:jc m:val="left"/>
        </m:oMathParaPr>
        <m:oMath>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0</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T</m:t>
                  </m:r>
                </m:sub>
              </m:sSub>
            </m:den>
          </m:f>
          <m:r>
            <w:rPr>
              <w:rFonts w:ascii="Cambria Math" w:hAnsi="Cambria Math"/>
              <w:lang w:bidi="he-IL"/>
            </w:rPr>
            <m:t xml:space="preserve">=  0+ </m:t>
          </m:r>
          <m:f>
            <m:fPr>
              <m:ctrlPr>
                <w:rPr>
                  <w:rFonts w:ascii="Cambria Math" w:hAnsi="Cambria Math"/>
                  <w:i/>
                  <w:lang w:bidi="he-IL"/>
                </w:rPr>
              </m:ctrlPr>
            </m:fPr>
            <m:num>
              <m:r>
                <w:rPr>
                  <w:rFonts w:ascii="Cambria Math" w:hAnsi="Cambria Math"/>
                  <w:lang w:bidi="he-IL"/>
                </w:rPr>
                <m:t>1</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A </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 xml:space="preserve">B </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oMath>
      </m:oMathPara>
    </w:p>
    <w:p w14:paraId="3734C5DE" w14:textId="2423EA74" w:rsidR="00537C31" w:rsidRPr="00F11BC9" w:rsidRDefault="00F11BC9" w:rsidP="00EE7A82">
      <w:pPr>
        <w:rPr>
          <w:rFonts w:eastAsiaTheme="minorEastAsia"/>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C,1</m:t>
              </m:r>
            </m:e>
          </m:d>
          <m:r>
            <w:rPr>
              <w:rFonts w:ascii="Cambria Math" w:hAnsi="Cambria Math"/>
              <w:lang w:bidi="he-IL"/>
            </w:rPr>
            <m:t>=R</m:t>
          </m:r>
          <m:d>
            <m:dPr>
              <m:ctrlPr>
                <w:rPr>
                  <w:rFonts w:ascii="Cambria Math" w:hAnsi="Cambria Math"/>
                  <w:i/>
                  <w:lang w:bidi="he-IL"/>
                </w:rPr>
              </m:ctrlPr>
            </m:dPr>
            <m:e>
              <m:r>
                <w:rPr>
                  <w:rFonts w:ascii="Cambria Math" w:hAnsi="Cambria Math"/>
                  <w:lang w:bidi="he-IL"/>
                </w:rPr>
                <m:t>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m:t>
              </m:r>
              <m:d>
                <m:dPr>
                  <m:ctrlPr>
                    <w:rPr>
                      <w:rFonts w:ascii="Cambria Math" w:hAnsi="Cambria Math"/>
                      <w:i/>
                      <w:lang w:bidi="he-IL"/>
                    </w:rPr>
                  </m:ctrlPr>
                </m:dPr>
                <m:e>
                  <m:r>
                    <w:rPr>
                      <w:rFonts w:ascii="Cambria Math" w:hAnsi="Cambria Math"/>
                      <w:lang w:bidi="he-IL"/>
                    </w:rPr>
                    <m:t>C,1</m:t>
                  </m:r>
                </m:e>
              </m:d>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C</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3</m:t>
              </m:r>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3</m:t>
              </m:r>
            </m:num>
            <m:den>
              <m:r>
                <w:rPr>
                  <w:rFonts w:ascii="Cambria Math" w:hAnsi="Cambria Math"/>
                  <w:lang w:bidi="he-IL"/>
                </w:rPr>
                <m:t>3</m:t>
              </m:r>
            </m:den>
          </m:f>
          <m:r>
            <w:rPr>
              <w:rFonts w:ascii="Cambria Math" w:hAnsi="Cambria Math"/>
              <w:lang w:bidi="he-IL"/>
            </w:rPr>
            <m:t xml:space="preserve"> = </m:t>
          </m:r>
          <m:r>
            <m:rPr>
              <m:sty m:val="bi"/>
            </m:rPr>
            <w:rPr>
              <w:rFonts w:ascii="Cambria Math" w:hAnsi="Cambria Math"/>
              <w:lang w:bidi="he-IL"/>
            </w:rPr>
            <m:t xml:space="preserve">1 </m:t>
          </m:r>
          <m:f>
            <m:fPr>
              <m:ctrlPr>
                <w:rPr>
                  <w:rFonts w:ascii="Cambria Math" w:hAnsi="Cambria Math"/>
                  <w:b/>
                  <w:bCs/>
                  <w:i/>
                  <w:lang w:bidi="he-IL"/>
                </w:rPr>
              </m:ctrlPr>
            </m:fPr>
            <m:num>
              <m:r>
                <m:rPr>
                  <m:sty m:val="bi"/>
                </m:rPr>
                <w:rPr>
                  <w:rFonts w:ascii="Cambria Math" w:hAnsi="Cambria Math"/>
                  <w:lang w:bidi="he-IL"/>
                </w:rPr>
                <m:t>1</m:t>
              </m:r>
            </m:num>
            <m:den>
              <m:r>
                <m:rPr>
                  <m:sty m:val="bi"/>
                </m:rPr>
                <w:rPr>
                  <w:rFonts w:ascii="Cambria Math" w:hAnsi="Cambria Math"/>
                  <w:lang w:bidi="he-IL"/>
                </w:rPr>
                <m:t>3</m:t>
              </m:r>
            </m:den>
          </m:f>
        </m:oMath>
      </m:oMathPara>
    </w:p>
    <w:p w14:paraId="33803762" w14:textId="7EBBE26B" w:rsidR="00EE7A82" w:rsidRPr="00F11BC9" w:rsidRDefault="00F11BC9" w:rsidP="00F11BC9">
      <w:pPr>
        <w:rPr>
          <w:rFonts w:eastAsiaTheme="minorEastAsia"/>
          <w:b/>
          <w:bCs/>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A,2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A,1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P(A,2)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A</m:t>
                  </m:r>
                </m:sub>
              </m:sSub>
            </m:den>
          </m:f>
          <m:r>
            <w:rPr>
              <w:rFonts w:ascii="Cambria Math" w:hAnsi="Cambria Math"/>
              <w:lang w:bidi="he-IL"/>
            </w:rPr>
            <m:t xml:space="preserve">= </m:t>
          </m:r>
          <m:f>
            <m:fPr>
              <m:ctrlPr>
                <w:rPr>
                  <w:rFonts w:ascii="Cambria Math" w:hAnsi="Cambria Math"/>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m:t>
          </m:r>
          <m:f>
            <m:fPr>
              <m:ctrlPr>
                <w:rPr>
                  <w:rFonts w:ascii="Cambria Math" w:hAnsi="Cambria Math"/>
                  <w:bCs/>
                  <w:i/>
                  <w:lang w:bidi="he-IL"/>
                </w:rPr>
              </m:ctrlPr>
            </m:fPr>
            <m:num>
              <m:r>
                <w:rPr>
                  <w:rFonts w:ascii="Cambria Math" w:hAnsi="Cambria Math"/>
                  <w:lang w:bidi="he-IL"/>
                </w:rPr>
                <m:t>1</m:t>
              </m:r>
            </m:num>
            <m:den>
              <m:r>
                <w:rPr>
                  <w:rFonts w:ascii="Cambria Math" w:hAnsi="Cambria Math"/>
                  <w:lang w:bidi="he-IL"/>
                </w:rPr>
                <m:t>2</m:t>
              </m:r>
            </m:den>
          </m:f>
          <m:r>
            <w:rPr>
              <w:rFonts w:ascii="Cambria Math" w:hAnsi="Cambria Math"/>
              <w:lang w:bidi="he-IL"/>
            </w:rPr>
            <m:t xml:space="preserve"> = </m:t>
          </m:r>
          <m:r>
            <m:rPr>
              <m:sty m:val="bi"/>
            </m:rPr>
            <w:rPr>
              <w:rFonts w:ascii="Cambria Math" w:hAnsi="Cambria Math"/>
              <w:lang w:bidi="he-IL"/>
            </w:rPr>
            <m:t>1</m:t>
          </m:r>
        </m:oMath>
      </m:oMathPara>
    </w:p>
    <w:p w14:paraId="08EA2B78" w14:textId="77777777" w:rsidR="00F11BC9" w:rsidRPr="00F11BC9" w:rsidRDefault="00F11BC9" w:rsidP="00F11BC9">
      <w:pPr>
        <w:rPr>
          <w:rFonts w:eastAsiaTheme="minorEastAsia"/>
          <w:lang w:bidi="he-IL"/>
        </w:rPr>
      </w:pPr>
    </w:p>
    <w:p w14:paraId="07267447" w14:textId="6FC1F409" w:rsidR="00F11BC9" w:rsidRPr="00EE7A82" w:rsidRDefault="00F11BC9" w:rsidP="00F11BC9">
      <w:pPr>
        <w:rPr>
          <w:rFonts w:eastAsiaTheme="minorEastAsia"/>
          <w:lang w:bidi="he-IL"/>
        </w:rPr>
      </w:pPr>
      <m:oMathPara>
        <m:oMathParaPr>
          <m:jc m:val="left"/>
        </m:oMathParaPr>
        <m:oMath>
          <m:r>
            <m:rPr>
              <m:sty m:val="bi"/>
            </m:rPr>
            <w:rPr>
              <w:rFonts w:ascii="Cambria Math" w:hAnsi="Cambria Math"/>
              <w:lang w:bidi="he-IL"/>
            </w:rPr>
            <m:t>F</m:t>
          </m:r>
          <m:d>
            <m:dPr>
              <m:ctrlPr>
                <w:rPr>
                  <w:rFonts w:ascii="Cambria Math" w:hAnsi="Cambria Math"/>
                  <w:b/>
                  <w:bCs/>
                  <w:i/>
                  <w:lang w:bidi="he-IL"/>
                </w:rPr>
              </m:ctrlPr>
            </m:dPr>
            <m:e>
              <m:r>
                <m:rPr>
                  <m:sty m:val="bi"/>
                </m:rPr>
                <w:rPr>
                  <w:rFonts w:ascii="Cambria Math" w:hAnsi="Cambria Math"/>
                  <w:lang w:bidi="he-IL"/>
                </w:rPr>
                <m:t>B,2</m:t>
              </m:r>
            </m:e>
          </m:d>
          <m:r>
            <w:rPr>
              <w:rFonts w:ascii="Cambria Math" w:hAnsi="Cambria Math"/>
              <w:lang w:bidi="he-IL"/>
            </w:rPr>
            <m:t>=F</m:t>
          </m:r>
          <m:d>
            <m:dPr>
              <m:ctrlPr>
                <w:rPr>
                  <w:rFonts w:ascii="Cambria Math" w:hAnsi="Cambria Math"/>
                  <w:i/>
                  <w:lang w:bidi="he-IL"/>
                </w:rPr>
              </m:ctrlPr>
            </m:dPr>
            <m:e>
              <m:r>
                <w:rPr>
                  <w:rFonts w:ascii="Cambria Math" w:hAnsi="Cambria Math"/>
                  <w:lang w:bidi="he-IL"/>
                </w:rPr>
                <m:t>B,1</m:t>
              </m:r>
            </m:e>
          </m:d>
          <m:r>
            <w:rPr>
              <w:rFonts w:ascii="Cambria Math" w:hAnsi="Cambria Math"/>
              <w:lang w:bidi="he-IL"/>
            </w:rPr>
            <m:t>+</m:t>
          </m:r>
          <m:f>
            <m:fPr>
              <m:ctrlPr>
                <w:rPr>
                  <w:rFonts w:ascii="Cambria Math" w:hAnsi="Cambria Math"/>
                  <w:i/>
                  <w:lang w:bidi="he-IL"/>
                </w:rPr>
              </m:ctrlPr>
            </m:fPr>
            <m:num>
              <m:r>
                <w:rPr>
                  <w:rFonts w:ascii="Cambria Math" w:hAnsi="Cambria Math"/>
                  <w:lang w:bidi="he-IL"/>
                </w:rPr>
                <m:t>P(B,2)</m:t>
              </m:r>
            </m:num>
            <m:den>
              <m:sSub>
                <m:sSubPr>
                  <m:ctrlPr>
                    <w:rPr>
                      <w:rFonts w:ascii="Cambria Math" w:hAnsi="Cambria Math"/>
                      <w:i/>
                      <w:lang w:bidi="he-IL"/>
                    </w:rPr>
                  </m:ctrlPr>
                </m:sSubPr>
                <m:e>
                  <m:r>
                    <w:rPr>
                      <w:rFonts w:ascii="Cambria Math" w:hAnsi="Cambria Math"/>
                      <w:lang w:bidi="he-IL"/>
                    </w:rPr>
                    <m:t>W</m:t>
                  </m:r>
                </m:e>
                <m:sub>
                  <m:r>
                    <w:rPr>
                      <w:rFonts w:ascii="Cambria Math" w:hAnsi="Cambria Math"/>
                      <w:lang w:bidi="he-IL"/>
                    </w:rPr>
                    <m:t>B</m:t>
                  </m:r>
                </m:sub>
              </m:sSub>
            </m:den>
          </m:f>
          <m:r>
            <w:rPr>
              <w:rFonts w:ascii="Cambria Math" w:hAnsi="Cambria Math"/>
              <w:lang w:bidi="he-IL"/>
            </w:rPr>
            <m:t xml:space="preserve">= 6+ </m:t>
          </m:r>
          <m:f>
            <m:fPr>
              <m:ctrlPr>
                <w:rPr>
                  <w:rFonts w:ascii="Cambria Math" w:hAnsi="Cambria Math"/>
                  <w:bCs/>
                  <w:i/>
                  <w:lang w:bidi="he-IL"/>
                </w:rPr>
              </m:ctrlPr>
            </m:fPr>
            <m:num>
              <m:r>
                <w:rPr>
                  <w:rFonts w:ascii="Cambria Math" w:hAnsi="Cambria Math"/>
                  <w:lang w:bidi="he-IL"/>
                </w:rPr>
                <m:t>5</m:t>
              </m:r>
            </m:num>
            <m:den>
              <m:r>
                <w:rPr>
                  <w:rFonts w:ascii="Cambria Math" w:hAnsi="Cambria Math"/>
                  <w:lang w:bidi="he-IL"/>
                </w:rPr>
                <m:t>1</m:t>
              </m:r>
            </m:den>
          </m:f>
          <m:r>
            <w:rPr>
              <w:rFonts w:ascii="Cambria Math" w:hAnsi="Cambria Math"/>
              <w:lang w:bidi="he-IL"/>
            </w:rPr>
            <m:t xml:space="preserve"> = </m:t>
          </m:r>
          <m:r>
            <m:rPr>
              <m:sty m:val="bi"/>
            </m:rPr>
            <w:rPr>
              <w:rFonts w:ascii="Cambria Math" w:hAnsi="Cambria Math"/>
              <w:lang w:bidi="he-IL"/>
            </w:rPr>
            <m:t>11</m:t>
          </m:r>
        </m:oMath>
      </m:oMathPara>
    </w:p>
    <w:p w14:paraId="0810B17A" w14:textId="1BC60EE0" w:rsidR="00537C31" w:rsidRPr="0061059F" w:rsidRDefault="00F11BC9" w:rsidP="00F11BC9">
      <w:pPr>
        <w:bidi/>
        <w:rPr>
          <w:szCs w:val="22"/>
          <w:rtl/>
          <w:lang w:bidi="he-IL"/>
        </w:rPr>
      </w:pPr>
      <w:r w:rsidRPr="0061059F">
        <w:rPr>
          <w:rFonts w:hint="cs"/>
          <w:szCs w:val="22"/>
          <w:rtl/>
          <w:lang w:bidi="he-IL"/>
        </w:rPr>
        <w:t>סדר השליחה יקבע לפי ה-</w:t>
      </w:r>
      <w:r w:rsidRPr="0061059F">
        <w:rPr>
          <w:rFonts w:hint="cs"/>
          <w:szCs w:val="22"/>
          <w:lang w:bidi="he-IL"/>
        </w:rPr>
        <w:t>F</w:t>
      </w:r>
      <w:r w:rsidRPr="0061059F">
        <w:rPr>
          <w:rFonts w:hint="cs"/>
          <w:szCs w:val="22"/>
          <w:rtl/>
          <w:lang w:bidi="he-IL"/>
        </w:rPr>
        <w:t xml:space="preserve"> הקטן ביותר.</w:t>
      </w:r>
    </w:p>
    <w:p w14:paraId="18357707" w14:textId="10FE9A01" w:rsidR="00F11BC9" w:rsidRPr="0061059F" w:rsidRDefault="00AF01EF" w:rsidP="00F11BC9">
      <w:pPr>
        <w:bidi/>
        <w:rPr>
          <w:szCs w:val="22"/>
          <w:rtl/>
          <w:lang w:bidi="he-IL"/>
        </w:rPr>
      </w:pPr>
      <w:r>
        <w:rPr>
          <w:rFonts w:hint="cs"/>
          <w:szCs w:val="22"/>
          <w:rtl/>
          <w:lang w:bidi="he-IL"/>
        </w:rPr>
        <w:t xml:space="preserve">בזמן </w:t>
      </w:r>
      <w:r w:rsidRPr="00AF01EF">
        <w:rPr>
          <w:b/>
          <w:bCs/>
          <w:szCs w:val="22"/>
          <w:lang w:bidi="he-IL"/>
        </w:rPr>
        <w:t>t=0</w:t>
      </w:r>
      <w:r>
        <w:rPr>
          <w:rFonts w:hint="cs"/>
          <w:szCs w:val="22"/>
          <w:rtl/>
          <w:lang w:bidi="he-IL"/>
        </w:rPr>
        <w:t xml:space="preserve">, </w:t>
      </w:r>
      <w:r w:rsidR="00F11BC9" w:rsidRPr="0061059F">
        <w:rPr>
          <w:rFonts w:hint="cs"/>
          <w:szCs w:val="22"/>
          <w:rtl/>
          <w:lang w:bidi="he-IL"/>
        </w:rPr>
        <w:t>נשלח את הפקטה הראשונה ב-</w:t>
      </w:r>
      <w:r w:rsidR="00F11BC9" w:rsidRPr="0061059F">
        <w:rPr>
          <w:rFonts w:hint="cs"/>
          <w:szCs w:val="22"/>
          <w:lang w:bidi="he-IL"/>
        </w:rPr>
        <w:t>A</w:t>
      </w:r>
      <w:r w:rsidR="00F11BC9" w:rsidRPr="0061059F">
        <w:rPr>
          <w:rFonts w:hint="cs"/>
          <w:szCs w:val="22"/>
          <w:rtl/>
          <w:lang w:bidi="he-IL"/>
        </w:rPr>
        <w:t>, גודלה 1, ולכן יקח יחידת זמן אחת.</w:t>
      </w:r>
      <w:r w:rsidR="00F11BC9" w:rsidRPr="0061059F">
        <w:rPr>
          <w:szCs w:val="22"/>
          <w:rtl/>
          <w:lang w:bidi="he-IL"/>
        </w:rPr>
        <w:br/>
      </w:r>
      <w:r w:rsidR="00F11BC9" w:rsidRPr="0061059F">
        <w:rPr>
          <w:rFonts w:hint="cs"/>
          <w:szCs w:val="22"/>
          <w:rtl/>
          <w:lang w:bidi="he-IL"/>
        </w:rPr>
        <w:t xml:space="preserve">בזמן </w:t>
      </w:r>
      <w:r w:rsidR="00F11BC9" w:rsidRPr="0061059F">
        <w:rPr>
          <w:b/>
          <w:bCs/>
          <w:szCs w:val="22"/>
          <w:lang w:bidi="he-IL"/>
        </w:rPr>
        <w:t>t=1</w:t>
      </w:r>
      <w:r w:rsidR="00F11BC9" w:rsidRPr="0061059F">
        <w:rPr>
          <w:rFonts w:hint="cs"/>
          <w:szCs w:val="22"/>
          <w:rtl/>
          <w:lang w:bidi="he-IL"/>
        </w:rPr>
        <w:t xml:space="preserve">, הפקטות ש ל </w:t>
      </w:r>
      <w:r w:rsidR="00F11BC9" w:rsidRPr="0061059F">
        <w:rPr>
          <w:rFonts w:hint="cs"/>
          <w:szCs w:val="22"/>
          <w:lang w:bidi="he-IL"/>
        </w:rPr>
        <w:t>A</w:t>
      </w:r>
      <w:r w:rsidR="00F11BC9" w:rsidRPr="0061059F">
        <w:rPr>
          <w:rFonts w:hint="cs"/>
          <w:szCs w:val="22"/>
          <w:rtl/>
          <w:lang w:bidi="he-IL"/>
        </w:rPr>
        <w:t xml:space="preserve"> ו-</w:t>
      </w:r>
      <w:r w:rsidR="00F11BC9" w:rsidRPr="0061059F">
        <w:rPr>
          <w:rFonts w:hint="cs"/>
          <w:szCs w:val="22"/>
          <w:lang w:bidi="he-IL"/>
        </w:rPr>
        <w:t>C</w:t>
      </w:r>
      <w:r w:rsidR="00F11BC9" w:rsidRPr="0061059F">
        <w:rPr>
          <w:rFonts w:hint="cs"/>
          <w:szCs w:val="22"/>
          <w:rtl/>
          <w:lang w:bidi="he-IL"/>
        </w:rPr>
        <w:t xml:space="preserve"> כבר הגיעו. הפקטה ב-</w:t>
      </w:r>
      <w:r w:rsidR="00F11BC9" w:rsidRPr="0061059F">
        <w:rPr>
          <w:rFonts w:hint="cs"/>
          <w:szCs w:val="22"/>
          <w:lang w:bidi="he-IL"/>
        </w:rPr>
        <w:t>A</w:t>
      </w:r>
      <w:r w:rsidR="00F11BC9" w:rsidRPr="0061059F">
        <w:rPr>
          <w:rFonts w:hint="cs"/>
          <w:szCs w:val="22"/>
          <w:rtl/>
          <w:lang w:bidi="he-IL"/>
        </w:rPr>
        <w:t xml:space="preserve"> היא בעלת </w:t>
      </w:r>
      <w:r w:rsidR="00F11BC9" w:rsidRPr="0061059F">
        <w:rPr>
          <w:rFonts w:hint="cs"/>
          <w:szCs w:val="22"/>
          <w:lang w:bidi="he-IL"/>
        </w:rPr>
        <w:t>F</w:t>
      </w:r>
      <w:r w:rsidR="00F11BC9" w:rsidRPr="0061059F">
        <w:rPr>
          <w:rFonts w:hint="cs"/>
          <w:szCs w:val="22"/>
          <w:rtl/>
          <w:lang w:bidi="he-IL"/>
        </w:rPr>
        <w:t xml:space="preserve"> הקטן ביותר לכן נשלח אותה שוב. גודלה 1 ולכן יקח יחידת זמן אחת.</w:t>
      </w:r>
    </w:p>
    <w:p w14:paraId="6C8D7865" w14:textId="58B07C16" w:rsidR="00F11BC9" w:rsidRPr="0061059F" w:rsidRDefault="00F11BC9" w:rsidP="0099157A">
      <w:pPr>
        <w:bidi/>
        <w:rPr>
          <w:szCs w:val="22"/>
          <w:rtl/>
          <w:lang w:bidi="he-IL"/>
        </w:rPr>
      </w:pPr>
      <w:r w:rsidRPr="0061059F">
        <w:rPr>
          <w:rFonts w:hint="cs"/>
          <w:szCs w:val="22"/>
          <w:rtl/>
          <w:lang w:bidi="he-IL"/>
        </w:rPr>
        <w:t xml:space="preserve">בזמן </w:t>
      </w:r>
      <w:r w:rsidRPr="0061059F">
        <w:rPr>
          <w:b/>
          <w:bCs/>
          <w:szCs w:val="22"/>
          <w:lang w:bidi="he-IL"/>
        </w:rPr>
        <w:t>t=2</w:t>
      </w:r>
      <w:r w:rsidRPr="0061059F">
        <w:rPr>
          <w:rFonts w:hint="cs"/>
          <w:szCs w:val="22"/>
          <w:rtl/>
          <w:lang w:bidi="he-IL"/>
        </w:rPr>
        <w:t xml:space="preserve">, הפקטה של </w:t>
      </w:r>
      <w:r w:rsidRPr="0061059F">
        <w:rPr>
          <w:rFonts w:hint="cs"/>
          <w:szCs w:val="22"/>
          <w:lang w:bidi="he-IL"/>
        </w:rPr>
        <w:t>B</w:t>
      </w:r>
      <w:r w:rsidRPr="0061059F">
        <w:rPr>
          <w:rFonts w:hint="cs"/>
          <w:szCs w:val="22"/>
          <w:rtl/>
          <w:lang w:bidi="he-IL"/>
        </w:rPr>
        <w:t xml:space="preserve"> הגיע. ה</w:t>
      </w:r>
      <w:r w:rsidRPr="0061059F">
        <w:rPr>
          <w:rFonts w:hint="cs"/>
          <w:szCs w:val="22"/>
          <w:lang w:bidi="he-IL"/>
        </w:rPr>
        <w:t>F</w:t>
      </w:r>
      <w:r w:rsidRPr="0061059F">
        <w:rPr>
          <w:rFonts w:hint="cs"/>
          <w:szCs w:val="22"/>
          <w:rtl/>
          <w:lang w:bidi="he-IL"/>
        </w:rPr>
        <w:t xml:space="preserve"> הקטן ביותר כעת הוא של </w:t>
      </w:r>
      <w:r w:rsidRPr="0061059F">
        <w:rPr>
          <w:rFonts w:hint="cs"/>
          <w:szCs w:val="22"/>
          <w:lang w:bidi="he-IL"/>
        </w:rPr>
        <w:t>C</w:t>
      </w:r>
      <w:r w:rsidRPr="0061059F">
        <w:rPr>
          <w:rFonts w:hint="cs"/>
          <w:szCs w:val="22"/>
          <w:rtl/>
          <w:lang w:bidi="he-IL"/>
        </w:rPr>
        <w:t>, לכן נשלח אותו.</w:t>
      </w:r>
      <w:r w:rsidRPr="0061059F">
        <w:rPr>
          <w:szCs w:val="22"/>
          <w:rtl/>
          <w:lang w:bidi="he-IL"/>
        </w:rPr>
        <w:br/>
      </w:r>
      <w:r w:rsidRPr="0061059F">
        <w:rPr>
          <w:rFonts w:hint="cs"/>
          <w:szCs w:val="22"/>
          <w:rtl/>
          <w:lang w:bidi="he-IL"/>
        </w:rPr>
        <w:t xml:space="preserve">גודלה 3 ולכן </w:t>
      </w:r>
      <w:r w:rsidR="0099157A" w:rsidRPr="0061059F">
        <w:rPr>
          <w:rFonts w:hint="cs"/>
          <w:szCs w:val="22"/>
          <w:rtl/>
          <w:lang w:bidi="he-IL"/>
        </w:rPr>
        <w:t>נסיי</w:t>
      </w:r>
      <w:r w:rsidR="0099157A">
        <w:rPr>
          <w:rFonts w:hint="cs"/>
          <w:szCs w:val="22"/>
          <w:rtl/>
          <w:lang w:bidi="he-IL"/>
        </w:rPr>
        <w:t>ם</w:t>
      </w:r>
      <w:r w:rsidR="0099157A" w:rsidRPr="0061059F">
        <w:rPr>
          <w:rFonts w:hint="cs"/>
          <w:szCs w:val="22"/>
          <w:rtl/>
          <w:lang w:bidi="he-IL"/>
        </w:rPr>
        <w:t xml:space="preserve"> </w:t>
      </w:r>
      <w:r w:rsidRPr="0061059F">
        <w:rPr>
          <w:rFonts w:hint="cs"/>
          <w:szCs w:val="22"/>
          <w:rtl/>
          <w:lang w:bidi="he-IL"/>
        </w:rPr>
        <w:t xml:space="preserve">בזמן </w:t>
      </w:r>
      <w:r w:rsidRPr="0061059F">
        <w:rPr>
          <w:b/>
          <w:bCs/>
          <w:szCs w:val="22"/>
          <w:lang w:bidi="he-IL"/>
        </w:rPr>
        <w:t>t=5</w:t>
      </w:r>
      <w:r w:rsidRPr="0061059F">
        <w:rPr>
          <w:rFonts w:hint="cs"/>
          <w:b/>
          <w:bCs/>
          <w:szCs w:val="22"/>
          <w:rtl/>
          <w:lang w:bidi="he-IL"/>
        </w:rPr>
        <w:t>.</w:t>
      </w:r>
    </w:p>
    <w:p w14:paraId="54EC6C85" w14:textId="05954BFC" w:rsidR="00F11BC9" w:rsidRPr="0061059F" w:rsidRDefault="00F11BC9" w:rsidP="00F11BC9">
      <w:pPr>
        <w:bidi/>
        <w:rPr>
          <w:szCs w:val="22"/>
          <w:rtl/>
          <w:lang w:bidi="he-IL"/>
        </w:rPr>
      </w:pPr>
      <w:r w:rsidRPr="0061059F">
        <w:rPr>
          <w:rFonts w:hint="cs"/>
          <w:szCs w:val="22"/>
          <w:rtl/>
          <w:lang w:bidi="he-IL"/>
        </w:rPr>
        <w:t>לא מגיעות עוד פקטות לכן השליחות הבאות יהיו של הפקטות ב-</w:t>
      </w:r>
      <w:r w:rsidRPr="0061059F">
        <w:rPr>
          <w:rFonts w:hint="cs"/>
          <w:szCs w:val="22"/>
          <w:lang w:bidi="he-IL"/>
        </w:rPr>
        <w:t>B</w:t>
      </w:r>
      <w:r w:rsidRPr="0061059F">
        <w:rPr>
          <w:rFonts w:hint="cs"/>
          <w:szCs w:val="22"/>
          <w:rtl/>
          <w:lang w:bidi="he-IL"/>
        </w:rPr>
        <w:t>, גודלן 6 ו-5</w:t>
      </w:r>
      <w:r w:rsidR="00381229">
        <w:rPr>
          <w:rFonts w:hint="cs"/>
          <w:szCs w:val="22"/>
          <w:rtl/>
          <w:lang w:bidi="he-IL"/>
        </w:rPr>
        <w:t>,</w:t>
      </w:r>
    </w:p>
    <w:p w14:paraId="5755E446" w14:textId="4B90BCEA" w:rsidR="00F11BC9" w:rsidRPr="0061059F" w:rsidRDefault="00F11BC9" w:rsidP="004D2F22">
      <w:pPr>
        <w:bidi/>
        <w:rPr>
          <w:szCs w:val="22"/>
          <w:rtl/>
          <w:lang w:bidi="he-IL"/>
        </w:rPr>
      </w:pPr>
      <w:r w:rsidRPr="0061059F">
        <w:rPr>
          <w:rFonts w:hint="cs"/>
          <w:szCs w:val="22"/>
          <w:rtl/>
          <w:lang w:bidi="he-IL"/>
        </w:rPr>
        <w:t xml:space="preserve">ולכן בזמן </w:t>
      </w:r>
      <w:r w:rsidRPr="0061059F">
        <w:rPr>
          <w:b/>
          <w:bCs/>
          <w:szCs w:val="22"/>
          <w:lang w:bidi="he-IL"/>
        </w:rPr>
        <w:t>t=16</w:t>
      </w:r>
      <w:r w:rsidRPr="0061059F">
        <w:rPr>
          <w:rFonts w:hint="cs"/>
          <w:szCs w:val="22"/>
          <w:rtl/>
          <w:lang w:bidi="he-IL"/>
        </w:rPr>
        <w:t xml:space="preserve"> </w:t>
      </w:r>
      <w:r w:rsidR="00AF01EF" w:rsidRPr="0061059F">
        <w:rPr>
          <w:rFonts w:eastAsiaTheme="minorEastAsia" w:hint="cs"/>
          <w:szCs w:val="22"/>
          <w:rtl/>
          <w:lang w:bidi="he-IL"/>
        </w:rPr>
        <w:t xml:space="preserve">סיימנו </w:t>
      </w:r>
      <w:r w:rsidR="00AF01EF">
        <w:rPr>
          <w:rFonts w:hint="cs"/>
          <w:szCs w:val="22"/>
          <w:rtl/>
          <w:lang w:bidi="he-IL"/>
        </w:rPr>
        <w:t xml:space="preserve">את שליחת </w:t>
      </w:r>
      <w:r w:rsidR="00381229">
        <w:rPr>
          <w:rFonts w:hint="cs"/>
          <w:szCs w:val="22"/>
          <w:rtl/>
          <w:lang w:bidi="he-IL"/>
        </w:rPr>
        <w:t xml:space="preserve">כל </w:t>
      </w:r>
      <w:r w:rsidR="00AF01EF">
        <w:rPr>
          <w:rFonts w:hint="cs"/>
          <w:szCs w:val="22"/>
          <w:rtl/>
          <w:lang w:bidi="he-IL"/>
        </w:rPr>
        <w:t>הפקטות.</w:t>
      </w:r>
    </w:p>
    <w:p w14:paraId="70BAABAA" w14:textId="77777777" w:rsidR="00B7365B" w:rsidRDefault="00B7365B" w:rsidP="00E46BD5">
      <w:pPr>
        <w:pStyle w:val="Heading3"/>
        <w:bidi/>
        <w:rPr>
          <w:lang w:bidi="he-IL"/>
        </w:rPr>
      </w:pPr>
    </w:p>
    <w:p w14:paraId="327FD797" w14:textId="5D231713" w:rsidR="00E46BD5" w:rsidRPr="00B7365B" w:rsidRDefault="007C1E11" w:rsidP="00B7365B">
      <w:pPr>
        <w:pStyle w:val="Heading3"/>
        <w:bidi/>
        <w:rPr>
          <w:lang w:bidi="he-IL"/>
        </w:rPr>
      </w:pPr>
      <m:oMathPara>
        <m:oMathParaPr>
          <m:jc m:val="right"/>
        </m:oMathParaPr>
        <m:oMath>
          <m:sSup>
            <m:sSupPr>
              <m:ctrlPr>
                <w:rPr>
                  <w:rFonts w:ascii="Cambria Math" w:hAnsi="Cambria Math"/>
                  <w:i/>
                  <w:lang w:bidi="he-IL"/>
                </w:rPr>
              </m:ctrlPr>
            </m:sSupPr>
            <m:e>
              <m:r>
                <m:rPr>
                  <m:sty m:val="p"/>
                </m:rPr>
                <w:rPr>
                  <w:rFonts w:ascii="Cambria Math" w:hAnsi="Cambria Math"/>
                  <w:lang w:bidi="he-IL"/>
                </w:rPr>
                <m:t>WF</m:t>
              </m:r>
            </m:e>
            <m:sup>
              <m:r>
                <w:rPr>
                  <w:rFonts w:ascii="Cambria Math" w:hAnsi="Cambria Math"/>
                  <w:lang w:bidi="he-IL"/>
                </w:rPr>
                <m:t>2</m:t>
              </m:r>
            </m:sup>
          </m:sSup>
          <m:r>
            <w:rPr>
              <w:rFonts w:ascii="Cambria Math" w:hAnsi="Cambria Math"/>
              <w:lang w:bidi="he-IL"/>
            </w:rPr>
            <m:t>Q</m:t>
          </m:r>
        </m:oMath>
      </m:oMathPara>
    </w:p>
    <w:p w14:paraId="53530860" w14:textId="136272D6" w:rsidR="00AF01EF" w:rsidRDefault="00AF01EF" w:rsidP="00AF01EF">
      <w:pPr>
        <w:bidi/>
        <w:rPr>
          <w:szCs w:val="22"/>
          <w:rtl/>
          <w:lang w:bidi="he-IL"/>
        </w:rPr>
      </w:pPr>
    </w:p>
    <w:p w14:paraId="42DC2E3E" w14:textId="0CC68D01" w:rsidR="00AF01EF" w:rsidRDefault="00AF01EF" w:rsidP="00AF01EF">
      <w:pPr>
        <w:bidi/>
        <w:rPr>
          <w:szCs w:val="22"/>
          <w:rtl/>
          <w:lang w:bidi="he-IL"/>
        </w:rPr>
      </w:pPr>
      <w:r>
        <w:rPr>
          <w:rFonts w:hint="cs"/>
          <w:szCs w:val="22"/>
          <w:rtl/>
          <w:lang w:bidi="he-IL"/>
        </w:rPr>
        <w:t xml:space="preserve">כעת נבצע בחירה דומה על פי </w:t>
      </w:r>
      <w:r>
        <w:rPr>
          <w:rFonts w:hint="cs"/>
          <w:szCs w:val="22"/>
          <w:lang w:bidi="he-IL"/>
        </w:rPr>
        <w:t>F</w:t>
      </w:r>
      <w:r>
        <w:rPr>
          <w:rFonts w:hint="cs"/>
          <w:szCs w:val="22"/>
          <w:rtl/>
          <w:lang w:bidi="he-IL"/>
        </w:rPr>
        <w:t xml:space="preserve"> הקטן ביותר, אך רק בין הפקטות שזמן הבחירה כבר היו משורתות ב-</w:t>
      </w:r>
      <w:r>
        <w:rPr>
          <w:rFonts w:hint="cs"/>
          <w:szCs w:val="22"/>
          <w:lang w:bidi="he-IL"/>
        </w:rPr>
        <w:t>GPS</w:t>
      </w:r>
      <w:r>
        <w:rPr>
          <w:rFonts w:hint="cs"/>
          <w:szCs w:val="22"/>
          <w:rtl/>
          <w:lang w:bidi="he-IL"/>
        </w:rPr>
        <w:t>.</w:t>
      </w:r>
    </w:p>
    <w:p w14:paraId="01BB62B6" w14:textId="62CA71C8"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t=0</w:t>
      </w:r>
      <w:r w:rsidRPr="00AF01EF">
        <w:rPr>
          <w:rFonts w:hint="cs"/>
          <w:b/>
          <w:bCs/>
          <w:szCs w:val="22"/>
          <w:rtl/>
          <w:lang w:bidi="he-IL"/>
        </w:rPr>
        <w:t xml:space="preserve"> </w:t>
      </w:r>
      <w:r w:rsidRPr="0061059F">
        <w:rPr>
          <w:rFonts w:hint="cs"/>
          <w:szCs w:val="22"/>
          <w:rtl/>
          <w:lang w:bidi="he-IL"/>
        </w:rPr>
        <w:t>נשלח את הפקטה הראשונה ב-</w:t>
      </w:r>
      <w:r w:rsidRPr="0061059F">
        <w:rPr>
          <w:rFonts w:hint="cs"/>
          <w:szCs w:val="22"/>
          <w:lang w:bidi="he-IL"/>
        </w:rPr>
        <w:t>A</w:t>
      </w:r>
      <w:r w:rsidRPr="0061059F">
        <w:rPr>
          <w:rFonts w:hint="cs"/>
          <w:szCs w:val="22"/>
          <w:rtl/>
          <w:lang w:bidi="he-IL"/>
        </w:rPr>
        <w:t>, גודלה 1, ולכן יקח יחידת זמן אחת.</w:t>
      </w:r>
    </w:p>
    <w:p w14:paraId="1266E29F" w14:textId="5C7A594E" w:rsidR="00AF01EF" w:rsidRDefault="00AF01EF" w:rsidP="0052189A">
      <w:pPr>
        <w:bidi/>
        <w:rPr>
          <w:szCs w:val="22"/>
          <w:rtl/>
          <w:lang w:bidi="he-IL"/>
        </w:rPr>
      </w:pPr>
      <w:r>
        <w:rPr>
          <w:rFonts w:hint="cs"/>
          <w:szCs w:val="22"/>
          <w:rtl/>
          <w:lang w:bidi="he-IL"/>
        </w:rPr>
        <w:t xml:space="preserve">בזמן </w:t>
      </w:r>
      <w:r w:rsidRPr="00AF01EF">
        <w:rPr>
          <w:b/>
          <w:bCs/>
          <w:szCs w:val="22"/>
          <w:lang w:bidi="he-IL"/>
        </w:rPr>
        <w:t>t=1</w:t>
      </w:r>
      <w:r w:rsidRPr="00AF01EF">
        <w:rPr>
          <w:rFonts w:hint="cs"/>
          <w:b/>
          <w:bCs/>
          <w:szCs w:val="22"/>
          <w:rtl/>
          <w:lang w:bidi="he-IL"/>
        </w:rPr>
        <w:t xml:space="preserve">, </w:t>
      </w:r>
      <w:r w:rsidRPr="0061059F">
        <w:rPr>
          <w:rFonts w:hint="cs"/>
          <w:szCs w:val="22"/>
          <w:rtl/>
          <w:lang w:bidi="he-IL"/>
        </w:rPr>
        <w:t xml:space="preserve">הפקטות ש ל </w:t>
      </w:r>
      <w:r w:rsidRPr="0061059F">
        <w:rPr>
          <w:rFonts w:hint="cs"/>
          <w:szCs w:val="22"/>
          <w:lang w:bidi="he-IL"/>
        </w:rPr>
        <w:t>A</w:t>
      </w:r>
      <w:r w:rsidRPr="0061059F">
        <w:rPr>
          <w:rFonts w:hint="cs"/>
          <w:szCs w:val="22"/>
          <w:rtl/>
          <w:lang w:bidi="he-IL"/>
        </w:rPr>
        <w:t xml:space="preserve"> ו-</w:t>
      </w:r>
      <w:r w:rsidRPr="0061059F">
        <w:rPr>
          <w:rFonts w:hint="cs"/>
          <w:szCs w:val="22"/>
          <w:lang w:bidi="he-IL"/>
        </w:rPr>
        <w:t>C</w:t>
      </w:r>
      <w:r w:rsidRPr="0061059F">
        <w:rPr>
          <w:rFonts w:hint="cs"/>
          <w:szCs w:val="22"/>
          <w:rtl/>
          <w:lang w:bidi="he-IL"/>
        </w:rPr>
        <w:t xml:space="preserve"> כבר הגיעו</w:t>
      </w:r>
      <w:ins w:id="0" w:author="user" w:date="2017-01-01T10:07:00Z">
        <w:r w:rsidR="002E2EFC">
          <w:rPr>
            <w:rFonts w:hint="cs"/>
            <w:szCs w:val="22"/>
            <w:rtl/>
            <w:lang w:bidi="he-IL"/>
          </w:rPr>
          <w:t xml:space="preserve">. הפקטה של </w:t>
        </w:r>
        <w:r w:rsidR="002E2EFC">
          <w:rPr>
            <w:rFonts w:hint="cs"/>
            <w:szCs w:val="22"/>
            <w:lang w:bidi="he-IL"/>
          </w:rPr>
          <w:t>A</w:t>
        </w:r>
        <w:r w:rsidR="002E2EFC">
          <w:rPr>
            <w:rFonts w:hint="cs"/>
            <w:szCs w:val="22"/>
            <w:rtl/>
            <w:lang w:bidi="he-IL"/>
          </w:rPr>
          <w:t xml:space="preserve"> לא שורתה עדין</w:t>
        </w:r>
      </w:ins>
      <w:ins w:id="1" w:author="user" w:date="2017-01-01T10:10:00Z">
        <w:r w:rsidR="001C03F9">
          <w:rPr>
            <w:rFonts w:hint="cs"/>
            <w:szCs w:val="22"/>
            <w:rtl/>
            <w:lang w:bidi="he-IL"/>
          </w:rPr>
          <w:t xml:space="preserve"> ב-</w:t>
        </w:r>
        <w:r w:rsidR="001C03F9">
          <w:rPr>
            <w:rFonts w:hint="cs"/>
            <w:szCs w:val="22"/>
            <w:lang w:bidi="he-IL"/>
          </w:rPr>
          <w:t>GPS</w:t>
        </w:r>
      </w:ins>
      <w:ins w:id="2" w:author="user" w:date="2017-01-01T10:07:00Z">
        <w:r w:rsidR="002E2EFC">
          <w:rPr>
            <w:rFonts w:hint="cs"/>
            <w:szCs w:val="22"/>
            <w:rtl/>
            <w:lang w:bidi="he-IL"/>
          </w:rPr>
          <w:t>, לכן הבחירה תהיה ב-</w:t>
        </w:r>
        <w:r w:rsidR="002E2EFC">
          <w:rPr>
            <w:rFonts w:hint="cs"/>
            <w:szCs w:val="22"/>
            <w:lang w:bidi="he-IL"/>
          </w:rPr>
          <w:t>C</w:t>
        </w:r>
      </w:ins>
      <w:ins w:id="3" w:author="user" w:date="2017-01-01T10:08:00Z">
        <w:r w:rsidR="002E2EFC">
          <w:rPr>
            <w:rFonts w:hint="cs"/>
            <w:szCs w:val="22"/>
            <w:rtl/>
            <w:lang w:bidi="he-IL"/>
          </w:rPr>
          <w:t xml:space="preserve"> בעל</w:t>
        </w:r>
      </w:ins>
      <w:ins w:id="4" w:author="user" w:date="2017-01-01T10:14:00Z">
        <w:r w:rsidR="0052189A">
          <w:rPr>
            <w:rFonts w:hint="cs"/>
            <w:szCs w:val="22"/>
            <w:rtl/>
            <w:lang w:bidi="he-IL"/>
          </w:rPr>
          <w:t>ת</w:t>
        </w:r>
      </w:ins>
      <w:ins w:id="5" w:author="user" w:date="2017-01-01T10:08:00Z">
        <w:r w:rsidR="002E2EFC">
          <w:rPr>
            <w:rFonts w:hint="cs"/>
            <w:szCs w:val="22"/>
            <w:rtl/>
            <w:lang w:bidi="he-IL"/>
          </w:rPr>
          <w:t xml:space="preserve"> ה</w:t>
        </w:r>
        <w:r w:rsidR="002E2EFC">
          <w:rPr>
            <w:rFonts w:hint="cs"/>
            <w:szCs w:val="22"/>
            <w:lang w:bidi="he-IL"/>
          </w:rPr>
          <w:t>F</w:t>
        </w:r>
        <w:r w:rsidR="002E2EFC">
          <w:rPr>
            <w:rFonts w:hint="cs"/>
            <w:szCs w:val="22"/>
            <w:rtl/>
            <w:lang w:bidi="he-IL"/>
          </w:rPr>
          <w:t xml:space="preserve"> הקטן ביותר (בינו לבין </w:t>
        </w:r>
        <w:r w:rsidR="002E2EFC">
          <w:rPr>
            <w:rFonts w:hint="cs"/>
            <w:szCs w:val="22"/>
            <w:lang w:bidi="he-IL"/>
          </w:rPr>
          <w:t>B</w:t>
        </w:r>
        <w:r w:rsidR="002E2EFC">
          <w:rPr>
            <w:rFonts w:hint="cs"/>
            <w:szCs w:val="22"/>
            <w:rtl/>
            <w:lang w:bidi="he-IL"/>
          </w:rPr>
          <w:t>).</w:t>
        </w:r>
      </w:ins>
      <w:del w:id="6" w:author="user" w:date="2017-01-01T10:07:00Z">
        <w:r w:rsidDel="002E2EFC">
          <w:rPr>
            <w:rFonts w:hint="cs"/>
            <w:szCs w:val="22"/>
            <w:rtl/>
            <w:lang w:bidi="he-IL"/>
          </w:rPr>
          <w:delText xml:space="preserve">, אך הפקטה </w:delText>
        </w:r>
        <w:r w:rsidDel="002E2EFC">
          <w:rPr>
            <w:rFonts w:hint="cs"/>
            <w:szCs w:val="22"/>
            <w:lang w:bidi="he-IL"/>
          </w:rPr>
          <w:delText>B</w:delText>
        </w:r>
        <w:r w:rsidDel="002E2EFC">
          <w:rPr>
            <w:rFonts w:hint="cs"/>
            <w:szCs w:val="22"/>
            <w:rtl/>
            <w:lang w:bidi="he-IL"/>
          </w:rPr>
          <w:delText xml:space="preserve"> כבר היתה משורתת, לכן נשלח אותה קודם.</w:delText>
        </w:r>
      </w:del>
    </w:p>
    <w:p w14:paraId="46BAEFDB" w14:textId="279CF460" w:rsidR="00AF01EF" w:rsidRDefault="00AF01EF" w:rsidP="001C03F9">
      <w:pPr>
        <w:bidi/>
        <w:rPr>
          <w:szCs w:val="22"/>
          <w:rtl/>
          <w:lang w:bidi="he-IL"/>
        </w:rPr>
      </w:pPr>
      <w:r>
        <w:rPr>
          <w:rFonts w:hint="cs"/>
          <w:szCs w:val="22"/>
          <w:rtl/>
          <w:lang w:bidi="he-IL"/>
        </w:rPr>
        <w:t xml:space="preserve">בזמן </w:t>
      </w:r>
      <w:r w:rsidRPr="00AF01EF">
        <w:rPr>
          <w:b/>
          <w:bCs/>
          <w:szCs w:val="22"/>
          <w:lang w:bidi="he-IL"/>
        </w:rPr>
        <w:t>t=</w:t>
      </w:r>
      <w:del w:id="7" w:author="user" w:date="2017-01-01T10:08:00Z">
        <w:r w:rsidRPr="00AF01EF" w:rsidDel="001C03F9">
          <w:rPr>
            <w:b/>
            <w:bCs/>
            <w:szCs w:val="22"/>
            <w:lang w:bidi="he-IL"/>
          </w:rPr>
          <w:delText>7</w:delText>
        </w:r>
      </w:del>
      <w:ins w:id="8" w:author="user" w:date="2017-01-01T10:08:00Z">
        <w:r w:rsidR="001C03F9">
          <w:rPr>
            <w:b/>
            <w:bCs/>
            <w:szCs w:val="22"/>
            <w:lang w:bidi="he-IL"/>
          </w:rPr>
          <w:t>4</w:t>
        </w:r>
      </w:ins>
      <w:r w:rsidRPr="00AF01EF">
        <w:rPr>
          <w:rFonts w:hint="cs"/>
          <w:b/>
          <w:bCs/>
          <w:szCs w:val="22"/>
          <w:rtl/>
          <w:lang w:bidi="he-IL"/>
        </w:rPr>
        <w:t>,</w:t>
      </w:r>
      <w:r>
        <w:rPr>
          <w:rFonts w:hint="cs"/>
          <w:szCs w:val="22"/>
          <w:rtl/>
          <w:lang w:bidi="he-IL"/>
        </w:rPr>
        <w:t xml:space="preserve"> הגיע</w:t>
      </w:r>
      <w:ins w:id="9" w:author="user" w:date="2017-01-01T10:10:00Z">
        <w:r w:rsidR="001C03F9">
          <w:rPr>
            <w:rFonts w:hint="cs"/>
            <w:szCs w:val="22"/>
            <w:rtl/>
            <w:lang w:bidi="he-IL"/>
          </w:rPr>
          <w:t>ו</w:t>
        </w:r>
      </w:ins>
      <w:r>
        <w:rPr>
          <w:rFonts w:hint="cs"/>
          <w:szCs w:val="22"/>
          <w:rtl/>
          <w:lang w:bidi="he-IL"/>
        </w:rPr>
        <w:t xml:space="preserve"> כבר גם הפקטה השניה מ-</w:t>
      </w:r>
      <w:del w:id="10" w:author="user" w:date="2017-01-01T10:09:00Z">
        <w:r w:rsidDel="001C03F9">
          <w:rPr>
            <w:rFonts w:hint="cs"/>
            <w:szCs w:val="22"/>
            <w:lang w:bidi="he-IL"/>
          </w:rPr>
          <w:delText>B</w:delText>
        </w:r>
      </w:del>
      <w:ins w:id="11" w:author="user" w:date="2017-01-01T10:09:00Z">
        <w:r w:rsidR="001C03F9">
          <w:rPr>
            <w:szCs w:val="22"/>
            <w:lang w:bidi="he-IL"/>
          </w:rPr>
          <w:t>A</w:t>
        </w:r>
        <w:r w:rsidR="001C03F9">
          <w:rPr>
            <w:rFonts w:hint="cs"/>
            <w:szCs w:val="22"/>
            <w:rtl/>
            <w:lang w:bidi="he-IL"/>
          </w:rPr>
          <w:t xml:space="preserve"> ומ-</w:t>
        </w:r>
        <w:r w:rsidR="001C03F9">
          <w:rPr>
            <w:rFonts w:hint="cs"/>
            <w:szCs w:val="22"/>
            <w:lang w:bidi="he-IL"/>
          </w:rPr>
          <w:t>B</w:t>
        </w:r>
      </w:ins>
      <w:r>
        <w:rPr>
          <w:rFonts w:hint="cs"/>
          <w:szCs w:val="22"/>
          <w:rtl/>
          <w:lang w:bidi="he-IL"/>
        </w:rPr>
        <w:t xml:space="preserve">, </w:t>
      </w:r>
      <w:ins w:id="12" w:author="user" w:date="2017-01-01T10:10:00Z">
        <w:r w:rsidR="001C03F9">
          <w:rPr>
            <w:rFonts w:hint="cs"/>
            <w:szCs w:val="22"/>
            <w:rtl/>
            <w:lang w:bidi="he-IL"/>
          </w:rPr>
          <w:t>לפקטה מ-</w:t>
        </w:r>
        <w:r w:rsidR="001C03F9">
          <w:rPr>
            <w:rFonts w:hint="cs"/>
            <w:szCs w:val="22"/>
            <w:lang w:bidi="he-IL"/>
          </w:rPr>
          <w:t>B</w:t>
        </w:r>
        <w:r w:rsidR="001C03F9">
          <w:rPr>
            <w:rFonts w:hint="cs"/>
            <w:szCs w:val="22"/>
            <w:rtl/>
            <w:lang w:bidi="he-IL"/>
          </w:rPr>
          <w:t xml:space="preserve"> </w:t>
        </w:r>
      </w:ins>
      <w:del w:id="13" w:author="user" w:date="2017-01-01T10:10:00Z">
        <w:r w:rsidDel="001C03F9">
          <w:rPr>
            <w:rFonts w:hint="cs"/>
            <w:szCs w:val="22"/>
            <w:rtl/>
            <w:lang w:bidi="he-IL"/>
          </w:rPr>
          <w:delText xml:space="preserve">אך </w:delText>
        </w:r>
      </w:del>
      <w:r>
        <w:rPr>
          <w:rFonts w:hint="cs"/>
          <w:szCs w:val="22"/>
          <w:rtl/>
          <w:lang w:bidi="he-IL"/>
        </w:rPr>
        <w:t xml:space="preserve">לא נתייחס </w:t>
      </w:r>
      <w:del w:id="14" w:author="user" w:date="2017-01-01T10:10:00Z">
        <w:r w:rsidDel="001C03F9">
          <w:rPr>
            <w:rFonts w:hint="cs"/>
            <w:szCs w:val="22"/>
            <w:rtl/>
            <w:lang w:bidi="he-IL"/>
          </w:rPr>
          <w:delText xml:space="preserve">אליה </w:delText>
        </w:r>
      </w:del>
      <w:r>
        <w:rPr>
          <w:rFonts w:hint="cs"/>
          <w:szCs w:val="22"/>
          <w:rtl/>
          <w:lang w:bidi="he-IL"/>
        </w:rPr>
        <w:t>מיכוון שהיא שורתה ב-</w:t>
      </w:r>
      <w:r>
        <w:rPr>
          <w:rFonts w:hint="cs"/>
          <w:szCs w:val="22"/>
          <w:lang w:bidi="he-IL"/>
        </w:rPr>
        <w:t>GPS</w:t>
      </w:r>
      <w:r>
        <w:rPr>
          <w:rFonts w:hint="cs"/>
          <w:szCs w:val="22"/>
          <w:rtl/>
          <w:lang w:bidi="he-IL"/>
        </w:rPr>
        <w:t xml:space="preserve"> רק בזמן </w:t>
      </w:r>
      <w:r>
        <w:rPr>
          <w:szCs w:val="22"/>
          <w:lang w:bidi="he-IL"/>
        </w:rPr>
        <w:t>t=11</w:t>
      </w:r>
      <w:r>
        <w:rPr>
          <w:rFonts w:hint="cs"/>
          <w:szCs w:val="22"/>
          <w:rtl/>
          <w:lang w:bidi="he-IL"/>
        </w:rPr>
        <w:t>, כל שאר הפקטות כבר שורתו ב-</w:t>
      </w:r>
      <w:r>
        <w:rPr>
          <w:rFonts w:hint="cs"/>
          <w:szCs w:val="22"/>
          <w:lang w:bidi="he-IL"/>
        </w:rPr>
        <w:t>GPS</w:t>
      </w:r>
      <w:r>
        <w:rPr>
          <w:rFonts w:hint="cs"/>
          <w:szCs w:val="22"/>
          <w:rtl/>
          <w:lang w:bidi="he-IL"/>
        </w:rPr>
        <w:t>. לכן הפקטה בעלת ה-</w:t>
      </w:r>
      <w:r>
        <w:rPr>
          <w:rFonts w:hint="cs"/>
          <w:szCs w:val="22"/>
          <w:lang w:bidi="he-IL"/>
        </w:rPr>
        <w:t>F</w:t>
      </w:r>
      <w:r>
        <w:rPr>
          <w:rFonts w:hint="cs"/>
          <w:szCs w:val="22"/>
          <w:rtl/>
          <w:lang w:bidi="he-IL"/>
        </w:rPr>
        <w:t xml:space="preserve"> הקטן ביותר היא מ-</w:t>
      </w:r>
      <w:r>
        <w:rPr>
          <w:rFonts w:hint="cs"/>
          <w:szCs w:val="22"/>
          <w:lang w:bidi="he-IL"/>
        </w:rPr>
        <w:t>A</w:t>
      </w:r>
      <w:r>
        <w:rPr>
          <w:rFonts w:hint="cs"/>
          <w:szCs w:val="22"/>
          <w:rtl/>
          <w:lang w:bidi="he-IL"/>
        </w:rPr>
        <w:t>, גודלה 1.</w:t>
      </w:r>
      <w:bookmarkStart w:id="15" w:name="_GoBack"/>
      <w:bookmarkEnd w:id="15"/>
    </w:p>
    <w:p w14:paraId="20263850" w14:textId="5DB731C6" w:rsidR="00AF01EF" w:rsidRDefault="00AF01EF" w:rsidP="001C03F9">
      <w:pPr>
        <w:bidi/>
        <w:rPr>
          <w:szCs w:val="22"/>
          <w:rtl/>
          <w:lang w:bidi="he-IL"/>
        </w:rPr>
      </w:pPr>
      <w:r>
        <w:rPr>
          <w:rFonts w:hint="cs"/>
          <w:szCs w:val="22"/>
          <w:rtl/>
          <w:lang w:bidi="he-IL"/>
        </w:rPr>
        <w:t xml:space="preserve">בזמן </w:t>
      </w:r>
      <w:r w:rsidRPr="00AF01EF">
        <w:rPr>
          <w:b/>
          <w:bCs/>
          <w:szCs w:val="22"/>
          <w:lang w:bidi="he-IL"/>
        </w:rPr>
        <w:t>t=</w:t>
      </w:r>
      <w:del w:id="16" w:author="user" w:date="2017-01-01T10:11:00Z">
        <w:r w:rsidRPr="00AF01EF" w:rsidDel="001C03F9">
          <w:rPr>
            <w:b/>
            <w:bCs/>
            <w:szCs w:val="22"/>
            <w:lang w:bidi="he-IL"/>
          </w:rPr>
          <w:delText>8</w:delText>
        </w:r>
      </w:del>
      <w:ins w:id="17" w:author="user" w:date="2017-01-01T10:11:00Z">
        <w:r w:rsidR="001C03F9">
          <w:rPr>
            <w:b/>
            <w:bCs/>
            <w:szCs w:val="22"/>
            <w:lang w:bidi="he-IL"/>
          </w:rPr>
          <w:t>5</w:t>
        </w:r>
      </w:ins>
      <w:r>
        <w:rPr>
          <w:rFonts w:hint="cs"/>
          <w:szCs w:val="22"/>
          <w:rtl/>
          <w:lang w:bidi="he-IL"/>
        </w:rPr>
        <w:t>, נבחר את הפקטה</w:t>
      </w:r>
      <w:ins w:id="18" w:author="user" w:date="2017-01-01T10:11:00Z">
        <w:r w:rsidR="001C03F9">
          <w:rPr>
            <w:rFonts w:hint="cs"/>
            <w:szCs w:val="22"/>
            <w:rtl/>
            <w:lang w:bidi="he-IL"/>
          </w:rPr>
          <w:t xml:space="preserve"> הראושנה </w:t>
        </w:r>
      </w:ins>
      <w:r>
        <w:rPr>
          <w:rFonts w:hint="cs"/>
          <w:szCs w:val="22"/>
          <w:rtl/>
          <w:lang w:bidi="he-IL"/>
        </w:rPr>
        <w:t xml:space="preserve"> </w:t>
      </w:r>
      <w:del w:id="19" w:author="user" w:date="2017-01-01T10:11:00Z">
        <w:r w:rsidDel="001C03F9">
          <w:rPr>
            <w:rFonts w:hint="cs"/>
            <w:szCs w:val="22"/>
            <w:rtl/>
            <w:lang w:bidi="he-IL"/>
          </w:rPr>
          <w:delText>מ</w:delText>
        </w:r>
        <w:r w:rsidDel="001C03F9">
          <w:rPr>
            <w:rFonts w:hint="cs"/>
            <w:szCs w:val="22"/>
            <w:lang w:bidi="he-IL"/>
          </w:rPr>
          <w:delText>C</w:delText>
        </w:r>
        <w:r w:rsidDel="001C03F9">
          <w:rPr>
            <w:rFonts w:hint="cs"/>
            <w:szCs w:val="22"/>
            <w:rtl/>
            <w:lang w:bidi="he-IL"/>
          </w:rPr>
          <w:delText>,</w:delText>
        </w:r>
      </w:del>
      <w:ins w:id="20" w:author="user" w:date="2017-01-01T10:11:00Z">
        <w:r w:rsidR="001C03F9">
          <w:rPr>
            <w:rFonts w:hint="cs"/>
            <w:szCs w:val="22"/>
            <w:rtl/>
            <w:lang w:bidi="he-IL"/>
          </w:rPr>
          <w:t>מ</w:t>
        </w:r>
        <w:r w:rsidR="001C03F9">
          <w:rPr>
            <w:szCs w:val="22"/>
            <w:lang w:bidi="he-IL"/>
          </w:rPr>
          <w:t>B</w:t>
        </w:r>
        <w:r w:rsidR="001C03F9">
          <w:rPr>
            <w:rFonts w:hint="cs"/>
            <w:szCs w:val="22"/>
            <w:rtl/>
            <w:lang w:bidi="he-IL"/>
          </w:rPr>
          <w:t>,</w:t>
        </w:r>
      </w:ins>
      <w:r>
        <w:rPr>
          <w:rFonts w:hint="cs"/>
          <w:szCs w:val="22"/>
          <w:rtl/>
          <w:lang w:bidi="he-IL"/>
        </w:rPr>
        <w:t xml:space="preserve"> גודלה </w:t>
      </w:r>
      <w:del w:id="21" w:author="user" w:date="2017-01-01T10:11:00Z">
        <w:r w:rsidDel="001C03F9">
          <w:rPr>
            <w:rFonts w:hint="cs"/>
            <w:szCs w:val="22"/>
            <w:rtl/>
            <w:lang w:bidi="he-IL"/>
          </w:rPr>
          <w:delText>3</w:delText>
        </w:r>
      </w:del>
      <w:ins w:id="22" w:author="user" w:date="2017-01-01T10:11:00Z">
        <w:r w:rsidR="001C03F9">
          <w:rPr>
            <w:rFonts w:hint="cs"/>
            <w:szCs w:val="22"/>
            <w:rtl/>
            <w:lang w:bidi="he-IL"/>
          </w:rPr>
          <w:t>6</w:t>
        </w:r>
      </w:ins>
      <w:r>
        <w:rPr>
          <w:rFonts w:hint="cs"/>
          <w:szCs w:val="22"/>
          <w:rtl/>
          <w:lang w:bidi="he-IL"/>
        </w:rPr>
        <w:t>.</w:t>
      </w:r>
    </w:p>
    <w:p w14:paraId="4D9B8758" w14:textId="57FD5E02" w:rsidR="00AF01EF" w:rsidRDefault="00AF01EF" w:rsidP="00AF01EF">
      <w:pPr>
        <w:bidi/>
        <w:rPr>
          <w:szCs w:val="22"/>
          <w:rtl/>
          <w:lang w:bidi="he-IL"/>
        </w:rPr>
      </w:pPr>
      <w:r>
        <w:rPr>
          <w:rFonts w:hint="cs"/>
          <w:szCs w:val="22"/>
          <w:rtl/>
          <w:lang w:bidi="he-IL"/>
        </w:rPr>
        <w:t xml:space="preserve">בזמן </w:t>
      </w:r>
      <w:r w:rsidRPr="00AF01EF">
        <w:rPr>
          <w:b/>
          <w:bCs/>
          <w:szCs w:val="22"/>
          <w:lang w:bidi="he-IL"/>
        </w:rPr>
        <w:t>t=11</w:t>
      </w:r>
      <w:r>
        <w:rPr>
          <w:rFonts w:hint="cs"/>
          <w:szCs w:val="22"/>
          <w:rtl/>
          <w:lang w:bidi="he-IL"/>
        </w:rPr>
        <w:t xml:space="preserve">, נשארה לנו רק הפקטה </w:t>
      </w:r>
      <w:ins w:id="23" w:author="user" w:date="2017-01-01T10:11:00Z">
        <w:r w:rsidR="001C03F9">
          <w:rPr>
            <w:rFonts w:hint="cs"/>
            <w:szCs w:val="22"/>
            <w:rtl/>
            <w:lang w:bidi="he-IL"/>
          </w:rPr>
          <w:t xml:space="preserve">השניה </w:t>
        </w:r>
      </w:ins>
      <w:r>
        <w:rPr>
          <w:rFonts w:hint="cs"/>
          <w:szCs w:val="22"/>
          <w:rtl/>
          <w:lang w:bidi="he-IL"/>
        </w:rPr>
        <w:t>מ-</w:t>
      </w:r>
      <w:r>
        <w:rPr>
          <w:rFonts w:hint="cs"/>
          <w:szCs w:val="22"/>
          <w:lang w:bidi="he-IL"/>
        </w:rPr>
        <w:t>B</w:t>
      </w:r>
      <w:r>
        <w:rPr>
          <w:rFonts w:hint="cs"/>
          <w:szCs w:val="22"/>
          <w:rtl/>
          <w:lang w:bidi="he-IL"/>
        </w:rPr>
        <w:t xml:space="preserve"> </w:t>
      </w:r>
      <w:r>
        <w:rPr>
          <w:szCs w:val="22"/>
          <w:rtl/>
          <w:lang w:bidi="he-IL"/>
        </w:rPr>
        <w:t>–</w:t>
      </w:r>
      <w:r>
        <w:rPr>
          <w:rFonts w:hint="cs"/>
          <w:szCs w:val="22"/>
          <w:rtl/>
          <w:lang w:bidi="he-IL"/>
        </w:rPr>
        <w:t xml:space="preserve"> נשלח אותה, גודלה 5.</w:t>
      </w:r>
    </w:p>
    <w:p w14:paraId="1A3071DF" w14:textId="45DE05CE" w:rsidR="00AF01EF" w:rsidRPr="00AF01EF" w:rsidRDefault="00AF01EF" w:rsidP="00AF01EF">
      <w:pPr>
        <w:bidi/>
        <w:rPr>
          <w:szCs w:val="22"/>
          <w:rtl/>
          <w:lang w:bidi="he-IL"/>
        </w:rPr>
      </w:pPr>
      <w:r>
        <w:rPr>
          <w:rFonts w:hint="cs"/>
          <w:szCs w:val="22"/>
          <w:rtl/>
          <w:lang w:bidi="he-IL"/>
        </w:rPr>
        <w:t xml:space="preserve">בזמן </w:t>
      </w:r>
      <w:r w:rsidRPr="00AF01EF">
        <w:rPr>
          <w:b/>
          <w:bCs/>
          <w:szCs w:val="22"/>
          <w:lang w:bidi="he-IL"/>
        </w:rPr>
        <w:t>t=16</w:t>
      </w:r>
      <w:r w:rsidRPr="00AF01EF">
        <w:rPr>
          <w:rFonts w:hint="cs"/>
          <w:b/>
          <w:bCs/>
          <w:szCs w:val="22"/>
          <w:rtl/>
          <w:lang w:bidi="he-IL"/>
        </w:rPr>
        <w:t xml:space="preserve"> </w:t>
      </w:r>
      <w:r w:rsidRPr="0061059F">
        <w:rPr>
          <w:rFonts w:eastAsiaTheme="minorEastAsia" w:hint="cs"/>
          <w:szCs w:val="22"/>
          <w:rtl/>
          <w:lang w:bidi="he-IL"/>
        </w:rPr>
        <w:t xml:space="preserve">סיימנו </w:t>
      </w:r>
      <w:r>
        <w:rPr>
          <w:rFonts w:hint="cs"/>
          <w:szCs w:val="22"/>
          <w:rtl/>
          <w:lang w:bidi="he-IL"/>
        </w:rPr>
        <w:t>את שליחת על הפקטות.</w:t>
      </w:r>
    </w:p>
    <w:p w14:paraId="3661F1C7" w14:textId="77777777" w:rsidR="00F11BC9" w:rsidRDefault="00F11BC9" w:rsidP="00F11BC9">
      <w:pPr>
        <w:bidi/>
        <w:rPr>
          <w:rtl/>
          <w:lang w:bidi="he-IL"/>
        </w:rPr>
      </w:pPr>
    </w:p>
    <w:p w14:paraId="031ADC69" w14:textId="77777777" w:rsidR="0060771E" w:rsidRDefault="0060771E" w:rsidP="0060771E">
      <w:pPr>
        <w:bidi/>
        <w:rPr>
          <w:rtl/>
          <w:lang w:bidi="he-IL"/>
        </w:rPr>
      </w:pPr>
    </w:p>
    <w:p w14:paraId="55FACA75" w14:textId="28118850" w:rsidR="007F4D97" w:rsidRDefault="007F4D97" w:rsidP="002E2EFC">
      <w:pPr>
        <w:pStyle w:val="Heading2"/>
        <w:bidi/>
        <w:rPr>
          <w:rtl/>
          <w:lang w:bidi="he-IL"/>
        </w:rPr>
      </w:pPr>
      <w:r>
        <w:rPr>
          <w:rFonts w:hint="cs"/>
          <w:rtl/>
          <w:lang w:bidi="he-IL"/>
        </w:rPr>
        <w:t>בונוס</w:t>
      </w:r>
    </w:p>
    <w:p w14:paraId="2D08076C" w14:textId="0FF3E22B" w:rsidR="007F4D97" w:rsidRPr="002E2EFC" w:rsidRDefault="007F4D97" w:rsidP="002E2EFC">
      <w:pPr>
        <w:pStyle w:val="ListParagraph"/>
        <w:numPr>
          <w:ilvl w:val="0"/>
          <w:numId w:val="4"/>
        </w:numPr>
        <w:bidi/>
        <w:rPr>
          <w:szCs w:val="22"/>
          <w:lang w:bidi="he-IL"/>
        </w:rPr>
      </w:pPr>
      <w:r w:rsidRPr="002E2EFC">
        <w:rPr>
          <w:rFonts w:hint="eastAsia"/>
          <w:szCs w:val="22"/>
          <w:rtl/>
          <w:lang w:bidi="he-IL"/>
        </w:rPr>
        <w:t>מדורות</w:t>
      </w:r>
      <w:r w:rsidRPr="002E2EFC">
        <w:rPr>
          <w:szCs w:val="22"/>
          <w:rtl/>
          <w:lang w:bidi="he-IL"/>
        </w:rPr>
        <w:t xml:space="preserve"> – הדליקו מדורה על מנת לסמן על התרחשות אירוע מסויים (</w:t>
      </w:r>
      <w:r w:rsidR="0060771E">
        <w:rPr>
          <w:rFonts w:hint="cs"/>
          <w:szCs w:val="22"/>
          <w:rtl/>
          <w:lang w:bidi="he-IL"/>
        </w:rPr>
        <w:t>השתמשו</w:t>
      </w:r>
      <w:r w:rsidRPr="002E2EFC">
        <w:rPr>
          <w:szCs w:val="22"/>
          <w:rtl/>
          <w:lang w:bidi="he-IL"/>
        </w:rPr>
        <w:t xml:space="preserve"> בצבעים</w:t>
      </w:r>
      <w:r w:rsidR="0060771E">
        <w:rPr>
          <w:rFonts w:hint="cs"/>
          <w:szCs w:val="22"/>
          <w:rtl/>
          <w:lang w:bidi="he-IL"/>
        </w:rPr>
        <w:t xml:space="preserve"> להעברת מסרים שונים</w:t>
      </w:r>
      <w:r w:rsidRPr="002E2EFC">
        <w:rPr>
          <w:szCs w:val="22"/>
          <w:rtl/>
          <w:lang w:bidi="he-IL"/>
        </w:rPr>
        <w:t>)</w:t>
      </w:r>
      <w:r w:rsidR="0060771E">
        <w:rPr>
          <w:rFonts w:hint="cs"/>
          <w:szCs w:val="22"/>
          <w:rtl/>
          <w:lang w:bidi="he-IL"/>
        </w:rPr>
        <w:t>.</w:t>
      </w:r>
    </w:p>
    <w:p w14:paraId="06B7EB92" w14:textId="1A0CAB43" w:rsidR="0060771E" w:rsidRPr="002E2EFC" w:rsidRDefault="007F4D97" w:rsidP="002E2EFC">
      <w:pPr>
        <w:pStyle w:val="ListParagraph"/>
        <w:numPr>
          <w:ilvl w:val="0"/>
          <w:numId w:val="4"/>
        </w:numPr>
        <w:bidi/>
        <w:rPr>
          <w:szCs w:val="22"/>
          <w:rtl/>
          <w:lang w:bidi="he-IL"/>
        </w:rPr>
      </w:pPr>
      <w:r w:rsidRPr="002E2EFC">
        <w:rPr>
          <w:rFonts w:hint="eastAsia"/>
          <w:szCs w:val="22"/>
          <w:rtl/>
          <w:lang w:bidi="he-IL"/>
        </w:rPr>
        <w:t>שליחים</w:t>
      </w:r>
      <w:r w:rsidRPr="002E2EFC">
        <w:rPr>
          <w:szCs w:val="22"/>
          <w:rtl/>
          <w:lang w:bidi="he-IL"/>
        </w:rPr>
        <w:t xml:space="preserve"> – אנשים ש</w:t>
      </w:r>
      <w:r w:rsidRPr="002E2EFC">
        <w:rPr>
          <w:rFonts w:hint="eastAsia"/>
          <w:szCs w:val="22"/>
          <w:rtl/>
          <w:lang w:bidi="he-IL"/>
        </w:rPr>
        <w:t>העבירו</w:t>
      </w:r>
      <w:r w:rsidRPr="002E2EFC">
        <w:rPr>
          <w:szCs w:val="22"/>
          <w:rtl/>
          <w:lang w:bidi="he-IL"/>
        </w:rPr>
        <w:t xml:space="preserve"> מסרים ממקום למקום</w:t>
      </w:r>
      <w:r w:rsidR="0060771E">
        <w:rPr>
          <w:rFonts w:hint="cs"/>
          <w:szCs w:val="22"/>
          <w:rtl/>
          <w:lang w:bidi="he-IL"/>
        </w:rPr>
        <w:t>.</w:t>
      </w:r>
    </w:p>
    <w:sectPr w:rsidR="0060771E" w:rsidRPr="002E2EFC" w:rsidSect="00BD6704">
      <w:headerReference w:type="first" r:id="rId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ED410" w14:textId="77777777" w:rsidR="007C1E11" w:rsidRDefault="007C1E11" w:rsidP="00BD6704">
      <w:r>
        <w:separator/>
      </w:r>
    </w:p>
  </w:endnote>
  <w:endnote w:type="continuationSeparator" w:id="0">
    <w:p w14:paraId="21BC2D76" w14:textId="77777777" w:rsidR="007C1E11" w:rsidRDefault="007C1E11" w:rsidP="00BD6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CF483" w14:textId="77777777" w:rsidR="007C1E11" w:rsidRDefault="007C1E11" w:rsidP="00BD6704">
      <w:r>
        <w:separator/>
      </w:r>
    </w:p>
  </w:footnote>
  <w:footnote w:type="continuationSeparator" w:id="0">
    <w:p w14:paraId="6A765DD2" w14:textId="77777777" w:rsidR="007C1E11" w:rsidRDefault="007C1E11" w:rsidP="00BD6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406E8" w14:textId="77777777" w:rsidR="00EE7A82" w:rsidRPr="00BD6704" w:rsidRDefault="00EE7A82" w:rsidP="00BD6704">
    <w:pPr>
      <w:pStyle w:val="Header"/>
      <w:bidi/>
      <w:rPr>
        <w:szCs w:val="22"/>
      </w:rPr>
    </w:pPr>
    <w:r w:rsidRPr="00BD6704">
      <w:rPr>
        <w:rFonts w:hint="cs"/>
        <w:szCs w:val="22"/>
        <w:rtl/>
        <w:lang w:bidi="he-IL"/>
      </w:rPr>
      <w:t>דניאל פלדמן</w:t>
    </w:r>
    <w:r w:rsidRPr="00BD6704">
      <w:rPr>
        <w:rFonts w:hint="cs"/>
        <w:szCs w:val="22"/>
        <w:rtl/>
      </w:rPr>
      <w:t xml:space="preserve">, 302575436, </w:t>
    </w:r>
    <w:hyperlink r:id="rId1" w:history="1">
      <w:r w:rsidRPr="00BD6704">
        <w:rPr>
          <w:rStyle w:val="Hyperlink"/>
          <w:szCs w:val="22"/>
        </w:rPr>
        <w:t>feldman.daniel@gmail.com</w:t>
      </w:r>
    </w:hyperlink>
  </w:p>
  <w:p w14:paraId="41C9F1E2" w14:textId="77777777" w:rsidR="00EE7A82" w:rsidRPr="00BD6704" w:rsidRDefault="00EE7A82" w:rsidP="00BD6704">
    <w:pPr>
      <w:pStyle w:val="Header"/>
      <w:bidi/>
      <w:rPr>
        <w:szCs w:val="22"/>
        <w:rtl/>
      </w:rPr>
    </w:pPr>
    <w:r w:rsidRPr="00BD6704">
      <w:rPr>
        <w:rFonts w:hint="cs"/>
        <w:szCs w:val="22"/>
        <w:rtl/>
        <w:lang w:bidi="he-IL"/>
      </w:rPr>
      <w:t>דור מנדיל</w:t>
    </w:r>
    <w:r w:rsidRPr="00BD6704">
      <w:rPr>
        <w:rFonts w:hint="cs"/>
        <w:szCs w:val="22"/>
        <w:rtl/>
      </w:rPr>
      <w:t xml:space="preserve">, </w:t>
    </w:r>
    <w:r w:rsidRPr="00BD6704">
      <w:rPr>
        <w:rFonts w:cs="Arial"/>
        <w:szCs w:val="22"/>
        <w:rtl/>
      </w:rPr>
      <w:t>200968873</w:t>
    </w:r>
    <w:r w:rsidRPr="00BD6704">
      <w:rPr>
        <w:rFonts w:hint="cs"/>
        <w:szCs w:val="22"/>
        <w:rtl/>
      </w:rPr>
      <w:t xml:space="preserve">, </w:t>
    </w:r>
    <w:hyperlink r:id="rId2" w:history="1">
      <w:r w:rsidRPr="00BD6704">
        <w:rPr>
          <w:rStyle w:val="Hyperlink"/>
          <w:szCs w:val="22"/>
        </w:rPr>
        <w:t>med3590@gmail.com</w:t>
      </w:r>
    </w:hyperlink>
  </w:p>
  <w:p w14:paraId="7B5151D3" w14:textId="77777777" w:rsidR="00EE7A82" w:rsidRPr="00BD6704" w:rsidRDefault="00EE7A82" w:rsidP="00BD6704">
    <w:pPr>
      <w:pStyle w:val="Header"/>
      <w:bidi/>
      <w:rPr>
        <w:szCs w:val="22"/>
      </w:rPr>
    </w:pPr>
    <w:r w:rsidRPr="00BD6704">
      <w:rPr>
        <w:rFonts w:hint="cs"/>
        <w:szCs w:val="22"/>
        <w:rtl/>
        <w:lang w:bidi="he-IL"/>
      </w:rPr>
      <w:t>שקד גיטלמן</w:t>
    </w:r>
    <w:r w:rsidRPr="00BD6704">
      <w:rPr>
        <w:rFonts w:hint="cs"/>
        <w:szCs w:val="22"/>
        <w:rtl/>
      </w:rPr>
      <w:t>, 302683925 ,</w:t>
    </w:r>
    <w:r w:rsidRPr="00BD6704">
      <w:rPr>
        <w:szCs w:val="22"/>
      </w:rPr>
      <w:t xml:space="preserve"> </w:t>
    </w:r>
    <w:hyperlink r:id="rId3" w:history="1">
      <w:r w:rsidRPr="00BD6704">
        <w:rPr>
          <w:rStyle w:val="Hyperlink"/>
          <w:szCs w:val="22"/>
        </w:rPr>
        <w:t>shaked.gitelman@gmail.com</w:t>
      </w:r>
    </w:hyperlink>
  </w:p>
  <w:p w14:paraId="0EA7234B" w14:textId="77777777" w:rsidR="00EE7A82" w:rsidRDefault="00EE7A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05F60"/>
    <w:multiLevelType w:val="hybridMultilevel"/>
    <w:tmpl w:val="879CF0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F57FE9"/>
    <w:multiLevelType w:val="hybridMultilevel"/>
    <w:tmpl w:val="3F5C25FE"/>
    <w:lvl w:ilvl="0" w:tplc="68D89FC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441F42"/>
    <w:multiLevelType w:val="hybridMultilevel"/>
    <w:tmpl w:val="DF22C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9468C"/>
    <w:multiLevelType w:val="hybridMultilevel"/>
    <w:tmpl w:val="5484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47C"/>
    <w:rsid w:val="00020809"/>
    <w:rsid w:val="00055CEC"/>
    <w:rsid w:val="00060EB4"/>
    <w:rsid w:val="000B5284"/>
    <w:rsid w:val="00103EF8"/>
    <w:rsid w:val="001369EE"/>
    <w:rsid w:val="00142C6A"/>
    <w:rsid w:val="00182A83"/>
    <w:rsid w:val="001A28A9"/>
    <w:rsid w:val="001C03F9"/>
    <w:rsid w:val="001E1329"/>
    <w:rsid w:val="00200C75"/>
    <w:rsid w:val="00215D5B"/>
    <w:rsid w:val="00236283"/>
    <w:rsid w:val="00250F01"/>
    <w:rsid w:val="00265E53"/>
    <w:rsid w:val="002A347C"/>
    <w:rsid w:val="002C5CFA"/>
    <w:rsid w:val="002E2EFC"/>
    <w:rsid w:val="002E7350"/>
    <w:rsid w:val="002F3C09"/>
    <w:rsid w:val="00327AF2"/>
    <w:rsid w:val="00333078"/>
    <w:rsid w:val="00342505"/>
    <w:rsid w:val="00372476"/>
    <w:rsid w:val="00381229"/>
    <w:rsid w:val="00395082"/>
    <w:rsid w:val="0047054A"/>
    <w:rsid w:val="004B7865"/>
    <w:rsid w:val="004D2F22"/>
    <w:rsid w:val="004E35E8"/>
    <w:rsid w:val="004F6546"/>
    <w:rsid w:val="0052189A"/>
    <w:rsid w:val="00537C31"/>
    <w:rsid w:val="00571907"/>
    <w:rsid w:val="005E204D"/>
    <w:rsid w:val="005F1D60"/>
    <w:rsid w:val="005F463E"/>
    <w:rsid w:val="0060771E"/>
    <w:rsid w:val="0061059F"/>
    <w:rsid w:val="00632DFC"/>
    <w:rsid w:val="00654CE2"/>
    <w:rsid w:val="006D0797"/>
    <w:rsid w:val="0070720A"/>
    <w:rsid w:val="00756654"/>
    <w:rsid w:val="007A26DC"/>
    <w:rsid w:val="007B7CD5"/>
    <w:rsid w:val="007C1E11"/>
    <w:rsid w:val="007F4D97"/>
    <w:rsid w:val="00800E6F"/>
    <w:rsid w:val="008303E3"/>
    <w:rsid w:val="00876103"/>
    <w:rsid w:val="008963FD"/>
    <w:rsid w:val="0089717E"/>
    <w:rsid w:val="008C5B04"/>
    <w:rsid w:val="008E2193"/>
    <w:rsid w:val="00974AE9"/>
    <w:rsid w:val="0099157A"/>
    <w:rsid w:val="00993A5D"/>
    <w:rsid w:val="009A0BEA"/>
    <w:rsid w:val="009D5ED3"/>
    <w:rsid w:val="009F166A"/>
    <w:rsid w:val="00A510BA"/>
    <w:rsid w:val="00A71DFD"/>
    <w:rsid w:val="00AF01EF"/>
    <w:rsid w:val="00B47191"/>
    <w:rsid w:val="00B66D77"/>
    <w:rsid w:val="00B7365B"/>
    <w:rsid w:val="00BD6704"/>
    <w:rsid w:val="00BE37C9"/>
    <w:rsid w:val="00C339C9"/>
    <w:rsid w:val="00C463F4"/>
    <w:rsid w:val="00C63D1C"/>
    <w:rsid w:val="00C86C01"/>
    <w:rsid w:val="00CF43AF"/>
    <w:rsid w:val="00D161B3"/>
    <w:rsid w:val="00D32196"/>
    <w:rsid w:val="00D619DE"/>
    <w:rsid w:val="00E06D64"/>
    <w:rsid w:val="00E14283"/>
    <w:rsid w:val="00E40DC5"/>
    <w:rsid w:val="00E46BD5"/>
    <w:rsid w:val="00E75556"/>
    <w:rsid w:val="00EE7A82"/>
    <w:rsid w:val="00F11BC9"/>
    <w:rsid w:val="00F14E6E"/>
    <w:rsid w:val="00F652D0"/>
    <w:rsid w:val="00FC3149"/>
    <w:rsid w:val="00FD40F3"/>
    <w:rsid w:val="00FE7C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A944"/>
  <w15:chartTrackingRefBased/>
  <w15:docId w15:val="{8E7D3F39-145F-452E-AED3-D7FAE880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9EE"/>
    <w:rPr>
      <w:rFonts w:ascii="Arial" w:hAnsi="Arial"/>
      <w:sz w:val="22"/>
    </w:rPr>
  </w:style>
  <w:style w:type="paragraph" w:styleId="Heading1">
    <w:name w:val="heading 1"/>
    <w:basedOn w:val="Normal"/>
    <w:next w:val="Normal"/>
    <w:link w:val="Heading1Char"/>
    <w:uiPriority w:val="9"/>
    <w:qFormat/>
    <w:rsid w:val="008E21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D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5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1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A347C"/>
    <w:pPr>
      <w:ind w:left="720"/>
      <w:contextualSpacing/>
    </w:pPr>
  </w:style>
  <w:style w:type="paragraph" w:styleId="Header">
    <w:name w:val="header"/>
    <w:basedOn w:val="Normal"/>
    <w:link w:val="HeaderChar"/>
    <w:uiPriority w:val="99"/>
    <w:unhideWhenUsed/>
    <w:rsid w:val="00BD6704"/>
    <w:pPr>
      <w:tabs>
        <w:tab w:val="center" w:pos="4680"/>
        <w:tab w:val="right" w:pos="9360"/>
      </w:tabs>
    </w:pPr>
  </w:style>
  <w:style w:type="character" w:customStyle="1" w:styleId="HeaderChar">
    <w:name w:val="Header Char"/>
    <w:basedOn w:val="DefaultParagraphFont"/>
    <w:link w:val="Header"/>
    <w:uiPriority w:val="99"/>
    <w:rsid w:val="00BD6704"/>
  </w:style>
  <w:style w:type="paragraph" w:styleId="Footer">
    <w:name w:val="footer"/>
    <w:basedOn w:val="Normal"/>
    <w:link w:val="FooterChar"/>
    <w:uiPriority w:val="99"/>
    <w:unhideWhenUsed/>
    <w:rsid w:val="00BD6704"/>
    <w:pPr>
      <w:tabs>
        <w:tab w:val="center" w:pos="4680"/>
        <w:tab w:val="right" w:pos="9360"/>
      </w:tabs>
    </w:pPr>
  </w:style>
  <w:style w:type="character" w:customStyle="1" w:styleId="FooterChar">
    <w:name w:val="Footer Char"/>
    <w:basedOn w:val="DefaultParagraphFont"/>
    <w:link w:val="Footer"/>
    <w:uiPriority w:val="99"/>
    <w:rsid w:val="00BD6704"/>
  </w:style>
  <w:style w:type="character" w:styleId="Hyperlink">
    <w:name w:val="Hyperlink"/>
    <w:basedOn w:val="DefaultParagraphFont"/>
    <w:uiPriority w:val="99"/>
    <w:unhideWhenUsed/>
    <w:rsid w:val="00BD6704"/>
    <w:rPr>
      <w:color w:val="0563C1" w:themeColor="hyperlink"/>
      <w:u w:val="single"/>
    </w:rPr>
  </w:style>
  <w:style w:type="character" w:customStyle="1" w:styleId="Heading2Char">
    <w:name w:val="Heading 2 Char"/>
    <w:basedOn w:val="DefaultParagraphFont"/>
    <w:link w:val="Heading2"/>
    <w:uiPriority w:val="9"/>
    <w:rsid w:val="00A71D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6546"/>
    <w:rPr>
      <w:rFonts w:asciiTheme="majorHAnsi" w:eastAsiaTheme="majorEastAsia" w:hAnsiTheme="majorHAnsi" w:cstheme="majorBidi"/>
      <w:color w:val="1F3763" w:themeColor="accent1" w:themeShade="7F"/>
    </w:rPr>
  </w:style>
  <w:style w:type="table" w:styleId="GridTable3-Accent6">
    <w:name w:val="Grid Table 3 Accent 6"/>
    <w:basedOn w:val="TableNormal"/>
    <w:uiPriority w:val="48"/>
    <w:rsid w:val="00FC314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FC31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6">
    <w:name w:val="Grid Table 5 Dark Accent 6"/>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FC31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055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55C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laceholderText">
    <w:name w:val="Placeholder Text"/>
    <w:basedOn w:val="DefaultParagraphFont"/>
    <w:uiPriority w:val="99"/>
    <w:semiHidden/>
    <w:rsid w:val="00537C31"/>
    <w:rPr>
      <w:color w:val="808080"/>
    </w:rPr>
  </w:style>
  <w:style w:type="paragraph" w:styleId="BalloonText">
    <w:name w:val="Balloon Text"/>
    <w:basedOn w:val="Normal"/>
    <w:link w:val="BalloonTextChar"/>
    <w:uiPriority w:val="99"/>
    <w:semiHidden/>
    <w:unhideWhenUsed/>
    <w:rsid w:val="006077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71E"/>
    <w:rPr>
      <w:rFonts w:ascii="Segoe UI" w:hAnsi="Segoe UI" w:cs="Segoe UI"/>
      <w:sz w:val="18"/>
      <w:szCs w:val="18"/>
    </w:rPr>
  </w:style>
  <w:style w:type="paragraph" w:styleId="Revision">
    <w:name w:val="Revision"/>
    <w:hidden/>
    <w:uiPriority w:val="99"/>
    <w:semiHidden/>
    <w:rsid w:val="0060771E"/>
    <w:rPr>
      <w:rFonts w:ascii="Arial" w:hAnsi="Arial"/>
      <w:sz w:val="22"/>
    </w:rPr>
  </w:style>
  <w:style w:type="character" w:styleId="CommentReference">
    <w:name w:val="annotation reference"/>
    <w:basedOn w:val="DefaultParagraphFont"/>
    <w:uiPriority w:val="99"/>
    <w:semiHidden/>
    <w:unhideWhenUsed/>
    <w:rsid w:val="0099157A"/>
    <w:rPr>
      <w:sz w:val="18"/>
      <w:szCs w:val="18"/>
    </w:rPr>
  </w:style>
  <w:style w:type="paragraph" w:styleId="CommentText">
    <w:name w:val="annotation text"/>
    <w:basedOn w:val="Normal"/>
    <w:link w:val="CommentTextChar"/>
    <w:uiPriority w:val="99"/>
    <w:semiHidden/>
    <w:unhideWhenUsed/>
    <w:rsid w:val="0099157A"/>
    <w:rPr>
      <w:sz w:val="24"/>
    </w:rPr>
  </w:style>
  <w:style w:type="character" w:customStyle="1" w:styleId="CommentTextChar">
    <w:name w:val="Comment Text Char"/>
    <w:basedOn w:val="DefaultParagraphFont"/>
    <w:link w:val="CommentText"/>
    <w:uiPriority w:val="99"/>
    <w:semiHidden/>
    <w:rsid w:val="0099157A"/>
    <w:rPr>
      <w:rFonts w:ascii="Arial" w:hAnsi="Arial"/>
    </w:rPr>
  </w:style>
  <w:style w:type="paragraph" w:styleId="CommentSubject">
    <w:name w:val="annotation subject"/>
    <w:basedOn w:val="CommentText"/>
    <w:next w:val="CommentText"/>
    <w:link w:val="CommentSubjectChar"/>
    <w:uiPriority w:val="99"/>
    <w:semiHidden/>
    <w:unhideWhenUsed/>
    <w:rsid w:val="0099157A"/>
    <w:rPr>
      <w:b/>
      <w:bCs/>
      <w:sz w:val="20"/>
      <w:szCs w:val="20"/>
    </w:rPr>
  </w:style>
  <w:style w:type="character" w:customStyle="1" w:styleId="CommentSubjectChar">
    <w:name w:val="Comment Subject Char"/>
    <w:basedOn w:val="CommentTextChar"/>
    <w:link w:val="CommentSubject"/>
    <w:uiPriority w:val="99"/>
    <w:semiHidden/>
    <w:rsid w:val="0099157A"/>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56298">
      <w:bodyDiv w:val="1"/>
      <w:marLeft w:val="0"/>
      <w:marRight w:val="0"/>
      <w:marTop w:val="0"/>
      <w:marBottom w:val="0"/>
      <w:divBdr>
        <w:top w:val="none" w:sz="0" w:space="0" w:color="auto"/>
        <w:left w:val="none" w:sz="0" w:space="0" w:color="auto"/>
        <w:bottom w:val="none" w:sz="0" w:space="0" w:color="auto"/>
        <w:right w:val="none" w:sz="0" w:space="0" w:color="auto"/>
      </w:divBdr>
    </w:div>
    <w:div w:id="1764715906">
      <w:bodyDiv w:val="1"/>
      <w:marLeft w:val="0"/>
      <w:marRight w:val="0"/>
      <w:marTop w:val="0"/>
      <w:marBottom w:val="0"/>
      <w:divBdr>
        <w:top w:val="none" w:sz="0" w:space="0" w:color="auto"/>
        <w:left w:val="none" w:sz="0" w:space="0" w:color="auto"/>
        <w:bottom w:val="none" w:sz="0" w:space="0" w:color="auto"/>
        <w:right w:val="none" w:sz="0" w:space="0" w:color="auto"/>
      </w:divBdr>
    </w:div>
    <w:div w:id="1842744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shaked.gitelman@gmail.com" TargetMode="External"/><Relationship Id="rId2" Type="http://schemas.openxmlformats.org/officeDocument/2006/relationships/hyperlink" Target="mailto:med3590@gmail.com" TargetMode="External"/><Relationship Id="rId1" Type="http://schemas.openxmlformats.org/officeDocument/2006/relationships/hyperlink" Target="mailto:feldman.danie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03375-971A-4A8F-9EEB-660901BF0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5</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Gitelman</dc:creator>
  <cp:keywords/>
  <dc:description/>
  <cp:lastModifiedBy>user</cp:lastModifiedBy>
  <cp:revision>26</cp:revision>
  <dcterms:created xsi:type="dcterms:W3CDTF">2016-12-24T13:01:00Z</dcterms:created>
  <dcterms:modified xsi:type="dcterms:W3CDTF">2017-01-01T08:14:00Z</dcterms:modified>
</cp:coreProperties>
</file>